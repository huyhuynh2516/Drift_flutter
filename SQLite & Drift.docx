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823C" w14:textId="407D98B2" w:rsidR="00E458D4" w:rsidRPr="00D50AEF" w:rsidRDefault="00E458D4" w:rsidP="00E458D4">
      <w:pPr>
        <w:jc w:val="center"/>
        <w:textAlignment w:val="baseline"/>
        <w:rPr>
          <w:rFonts w:ascii="Times New Roman" w:eastAsia="Times New Roman" w:hAnsi="Times New Roman" w:cs="Times New Roman"/>
          <w:color w:val="000000" w:themeColor="text1"/>
          <w:sz w:val="48"/>
          <w:szCs w:val="48"/>
        </w:rPr>
      </w:pPr>
      <w:r w:rsidRPr="00D50AEF">
        <w:rPr>
          <w:rFonts w:ascii="Times New Roman" w:eastAsia="Times New Roman" w:hAnsi="Times New Roman" w:cs="Times New Roman"/>
          <w:b/>
          <w:bCs/>
          <w:color w:val="000000" w:themeColor="text1"/>
          <w:sz w:val="48"/>
          <w:szCs w:val="48"/>
          <w:lang w:val="en-US"/>
        </w:rPr>
        <w:t>TRƯỜNG ĐẠI HỌC BÁCH KHOA</w:t>
      </w:r>
      <w:r w:rsidRPr="00D50AEF">
        <w:rPr>
          <w:rFonts w:ascii="Times New Roman" w:eastAsia="Times New Roman" w:hAnsi="Times New Roman" w:cs="Times New Roman"/>
          <w:color w:val="000000" w:themeColor="text1"/>
          <w:sz w:val="48"/>
          <w:szCs w:val="48"/>
        </w:rPr>
        <w:t> </w:t>
      </w:r>
    </w:p>
    <w:p w14:paraId="7298FE1A" w14:textId="4556CAE4" w:rsidR="00E458D4" w:rsidRPr="00D50AEF" w:rsidRDefault="00E458D4" w:rsidP="00B9392F">
      <w:pPr>
        <w:jc w:val="center"/>
        <w:textAlignment w:val="baseline"/>
        <w:rPr>
          <w:rFonts w:ascii="Times New Roman" w:eastAsia="Times New Roman" w:hAnsi="Times New Roman" w:cs="Times New Roman"/>
          <w:color w:val="000000" w:themeColor="text1"/>
          <w:sz w:val="48"/>
          <w:szCs w:val="48"/>
        </w:rPr>
      </w:pPr>
      <w:r w:rsidRPr="00D50AEF">
        <w:rPr>
          <w:rFonts w:ascii="Times New Roman" w:eastAsia="Times New Roman" w:hAnsi="Times New Roman" w:cs="Times New Roman"/>
          <w:b/>
          <w:bCs/>
          <w:color w:val="000000" w:themeColor="text1"/>
          <w:sz w:val="48"/>
          <w:szCs w:val="48"/>
          <w:lang w:val="en-US"/>
        </w:rPr>
        <w:t>KHOA ĐIỆN TỬ VIỄN THÔNG</w:t>
      </w:r>
      <w:r w:rsidRPr="00D50AEF">
        <w:rPr>
          <w:rFonts w:ascii="Times New Roman" w:eastAsia="Times New Roman" w:hAnsi="Times New Roman" w:cs="Times New Roman"/>
          <w:color w:val="000000" w:themeColor="text1"/>
          <w:sz w:val="48"/>
          <w:szCs w:val="48"/>
        </w:rPr>
        <w:t> </w:t>
      </w:r>
    </w:p>
    <w:p w14:paraId="61B2D3A3" w14:textId="77777777" w:rsidR="00E458D4" w:rsidRPr="00346241" w:rsidRDefault="00E458D4" w:rsidP="00E458D4">
      <w:pPr>
        <w:textAlignment w:val="baseline"/>
        <w:rPr>
          <w:rFonts w:asciiTheme="majorHAnsi" w:eastAsia="Times New Roman" w:hAnsiTheme="majorHAnsi" w:cstheme="majorHAnsi"/>
          <w:color w:val="000000" w:themeColor="text1"/>
          <w:sz w:val="26"/>
          <w:szCs w:val="26"/>
        </w:rPr>
      </w:pPr>
      <w:r w:rsidRPr="00346241">
        <w:rPr>
          <w:rFonts w:asciiTheme="majorHAnsi" w:eastAsia="Times New Roman" w:hAnsiTheme="majorHAnsi" w:cstheme="majorHAnsi"/>
          <w:color w:val="000000" w:themeColor="text1"/>
          <w:sz w:val="26"/>
          <w:szCs w:val="26"/>
        </w:rPr>
        <w:t> </w:t>
      </w:r>
    </w:p>
    <w:p w14:paraId="246DFA58" w14:textId="6DECC9D3" w:rsidR="00E458D4" w:rsidRPr="00346241" w:rsidRDefault="00E458D4" w:rsidP="002E0447">
      <w:pPr>
        <w:ind w:firstLine="1530"/>
        <w:textAlignment w:val="baseline"/>
        <w:rPr>
          <w:rFonts w:asciiTheme="majorHAnsi" w:eastAsia="Times New Roman" w:hAnsiTheme="majorHAnsi" w:cstheme="majorHAnsi"/>
          <w:color w:val="000000" w:themeColor="text1"/>
          <w:sz w:val="26"/>
          <w:szCs w:val="26"/>
        </w:rPr>
      </w:pPr>
      <w:r w:rsidRPr="00346241">
        <w:rPr>
          <w:rFonts w:asciiTheme="majorHAnsi" w:eastAsia="Times New Roman" w:hAnsiTheme="majorHAnsi" w:cstheme="majorHAnsi"/>
          <w:color w:val="000000" w:themeColor="text1"/>
          <w:sz w:val="26"/>
          <w:szCs w:val="26"/>
        </w:rPr>
        <w:t> </w:t>
      </w:r>
      <w:r w:rsidR="00B9392F" w:rsidRPr="00346241">
        <w:rPr>
          <w:rFonts w:asciiTheme="majorHAnsi" w:eastAsia="Times New Roman" w:hAnsiTheme="majorHAnsi" w:cstheme="majorHAnsi"/>
          <w:noProof/>
          <w:color w:val="000000" w:themeColor="text1"/>
          <w:sz w:val="26"/>
          <w:szCs w:val="26"/>
        </w:rPr>
        <w:drawing>
          <wp:inline distT="0" distB="0" distL="0" distR="0" wp14:anchorId="7EF10954" wp14:editId="43CF87DF">
            <wp:extent cx="1783080" cy="1857721"/>
            <wp:effectExtent l="0" t="0" r="7620" b="9525"/>
            <wp:docPr id="24065249"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249" name="Picture 2" descr="A blue and yellow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85251" cy="1859982"/>
                    </a:xfrm>
                    <a:prstGeom prst="rect">
                      <a:avLst/>
                    </a:prstGeom>
                  </pic:spPr>
                </pic:pic>
              </a:graphicData>
            </a:graphic>
          </wp:inline>
        </w:drawing>
      </w:r>
      <w:r w:rsidR="002E0447" w:rsidRPr="00346241">
        <w:rPr>
          <w:rFonts w:asciiTheme="majorHAnsi" w:eastAsia="Times New Roman" w:hAnsiTheme="majorHAnsi" w:cstheme="majorHAnsi"/>
          <w:color w:val="000000" w:themeColor="text1"/>
          <w:sz w:val="26"/>
          <w:szCs w:val="26"/>
        </w:rPr>
        <w:t xml:space="preserve"> </w:t>
      </w:r>
      <w:r w:rsidR="002E0447" w:rsidRPr="00346241">
        <w:rPr>
          <w:rFonts w:asciiTheme="majorHAnsi" w:eastAsia="Times New Roman" w:hAnsiTheme="majorHAnsi" w:cstheme="majorHAnsi"/>
          <w:noProof/>
          <w:color w:val="000000" w:themeColor="text1"/>
          <w:sz w:val="26"/>
          <w:szCs w:val="26"/>
        </w:rPr>
        <w:drawing>
          <wp:inline distT="0" distB="0" distL="0" distR="0" wp14:anchorId="300786C9" wp14:editId="7D074057">
            <wp:extent cx="1966546" cy="1859280"/>
            <wp:effectExtent l="0" t="0" r="0" b="7620"/>
            <wp:docPr id="1065182450" name="Picture 3" descr="A logo with a red blue and green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2450" name="Picture 3" descr="A logo with a red blue and green circ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75530" cy="1867774"/>
                    </a:xfrm>
                    <a:prstGeom prst="rect">
                      <a:avLst/>
                    </a:prstGeom>
                  </pic:spPr>
                </pic:pic>
              </a:graphicData>
            </a:graphic>
          </wp:inline>
        </w:drawing>
      </w:r>
    </w:p>
    <w:p w14:paraId="2A29CB8D" w14:textId="4BD462A1" w:rsidR="00E458D4" w:rsidRPr="00346241" w:rsidRDefault="00E458D4" w:rsidP="00E458D4">
      <w:pPr>
        <w:textAlignment w:val="baseline"/>
        <w:rPr>
          <w:rFonts w:asciiTheme="majorHAnsi" w:eastAsia="Times New Roman" w:hAnsiTheme="majorHAnsi" w:cstheme="majorHAnsi"/>
          <w:color w:val="000000" w:themeColor="text1"/>
          <w:sz w:val="26"/>
          <w:szCs w:val="26"/>
        </w:rPr>
      </w:pPr>
    </w:p>
    <w:p w14:paraId="329CE945" w14:textId="52CCE232" w:rsidR="00112DBD" w:rsidRPr="00346241" w:rsidRDefault="00112DBD" w:rsidP="00E458D4">
      <w:pPr>
        <w:textAlignment w:val="baseline"/>
        <w:rPr>
          <w:rFonts w:asciiTheme="majorHAnsi" w:eastAsia="Times New Roman" w:hAnsiTheme="majorHAnsi" w:cstheme="majorHAnsi"/>
          <w:b/>
          <w:bCs/>
          <w:color w:val="000000" w:themeColor="text1"/>
          <w:sz w:val="26"/>
          <w:szCs w:val="26"/>
        </w:rPr>
      </w:pPr>
    </w:p>
    <w:p w14:paraId="2667E9CE" w14:textId="129833C3" w:rsidR="00E458D4" w:rsidRPr="00D50AEF" w:rsidRDefault="00112DBD" w:rsidP="007E7008">
      <w:pPr>
        <w:jc w:val="center"/>
        <w:textAlignment w:val="baseline"/>
        <w:rPr>
          <w:rFonts w:ascii="Times New Roman" w:eastAsia="Times New Roman" w:hAnsi="Times New Roman" w:cs="Times New Roman"/>
          <w:color w:val="000000" w:themeColor="text1"/>
          <w:sz w:val="52"/>
          <w:szCs w:val="52"/>
        </w:rPr>
      </w:pPr>
      <w:r w:rsidRPr="00D50AEF">
        <w:rPr>
          <w:rFonts w:ascii="Times New Roman" w:eastAsia="Times New Roman" w:hAnsi="Times New Roman" w:cs="Times New Roman"/>
          <w:b/>
          <w:bCs/>
          <w:color w:val="000000" w:themeColor="text1"/>
          <w:sz w:val="52"/>
          <w:szCs w:val="52"/>
        </w:rPr>
        <w:t xml:space="preserve">BÁO CÁO </w:t>
      </w:r>
    </w:p>
    <w:p w14:paraId="70A542A4" w14:textId="7B813C8E"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0EFA7CA0" w14:textId="288B3F94" w:rsidR="00E458D4" w:rsidRPr="00D50AEF" w:rsidRDefault="00112DBD" w:rsidP="00E458D4">
      <w:pPr>
        <w:jc w:val="center"/>
        <w:textAlignment w:val="baseline"/>
        <w:rPr>
          <w:rFonts w:ascii="Times New Roman" w:eastAsia="Times New Roman" w:hAnsi="Times New Roman" w:cs="Times New Roman"/>
          <w:color w:val="000000" w:themeColor="text1"/>
          <w:sz w:val="40"/>
          <w:szCs w:val="40"/>
        </w:rPr>
      </w:pPr>
      <w:r w:rsidRPr="00D50AEF">
        <w:rPr>
          <w:rFonts w:ascii="Times New Roman" w:eastAsia="Times New Roman" w:hAnsi="Times New Roman" w:cs="Times New Roman"/>
          <w:b/>
          <w:bCs/>
          <w:color w:val="000000" w:themeColor="text1"/>
          <w:sz w:val="40"/>
          <w:szCs w:val="40"/>
        </w:rPr>
        <w:t>LẬP TRÌNH ĐA NỀN TẢNG</w:t>
      </w:r>
    </w:p>
    <w:p w14:paraId="1E85F44D" w14:textId="77777777" w:rsidR="00E458D4" w:rsidRPr="00346241" w:rsidRDefault="00E458D4" w:rsidP="00E458D4">
      <w:pPr>
        <w:textAlignment w:val="baseline"/>
        <w:rPr>
          <w:rFonts w:asciiTheme="majorHAnsi" w:eastAsia="Times New Roman" w:hAnsiTheme="majorHAnsi" w:cstheme="majorHAnsi"/>
          <w:color w:val="000000" w:themeColor="text1"/>
          <w:sz w:val="22"/>
          <w:szCs w:val="22"/>
        </w:rPr>
      </w:pPr>
    </w:p>
    <w:p w14:paraId="7B5510EB" w14:textId="77777777" w:rsidR="007E7008" w:rsidRPr="00346241" w:rsidRDefault="007E7008" w:rsidP="00E458D4">
      <w:pPr>
        <w:textAlignment w:val="baseline"/>
        <w:rPr>
          <w:rFonts w:asciiTheme="majorHAnsi" w:eastAsia="Times New Roman" w:hAnsiTheme="majorHAnsi" w:cstheme="majorHAnsi"/>
          <w:color w:val="000000" w:themeColor="text1"/>
          <w:sz w:val="44"/>
          <w:szCs w:val="44"/>
        </w:rPr>
      </w:pPr>
    </w:p>
    <w:p w14:paraId="3A8BC118" w14:textId="757F346E" w:rsidR="00E458D4" w:rsidRPr="003B1E70" w:rsidRDefault="003B1E70" w:rsidP="003B1E70">
      <w:pPr>
        <w:ind w:left="990" w:right="1260"/>
        <w:jc w:val="center"/>
        <w:textAlignment w:val="baseline"/>
        <w:rPr>
          <w:rFonts w:ascii="Times New Roman" w:eastAsia="Times New Roman" w:hAnsi="Times New Roman" w:cs="Times New Roman"/>
          <w:b/>
          <w:bCs/>
          <w:color w:val="000000" w:themeColor="text1"/>
          <w:sz w:val="44"/>
          <w:szCs w:val="44"/>
        </w:rPr>
      </w:pPr>
      <w:r w:rsidRPr="003B1E70">
        <w:rPr>
          <w:rFonts w:ascii="Times New Roman" w:eastAsia="Times New Roman" w:hAnsi="Times New Roman" w:cs="Times New Roman"/>
          <w:b/>
          <w:bCs/>
          <w:color w:val="000000" w:themeColor="text1"/>
          <w:sz w:val="44"/>
          <w:szCs w:val="44"/>
        </w:rPr>
        <w:t>SQLite và Drift – Quản lý cơ sở dữ liệu quan hệ</w:t>
      </w:r>
    </w:p>
    <w:p w14:paraId="1E7B8DB0" w14:textId="77777777" w:rsidR="00E458D4" w:rsidRPr="00346241" w:rsidRDefault="00E458D4" w:rsidP="00E458D4">
      <w:pPr>
        <w:ind w:firstLine="5055"/>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04F755DC"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1FA57FE3"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2B27EC53"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35A20338" w14:textId="77777777" w:rsidR="00E458D4" w:rsidRPr="00F32AB8" w:rsidRDefault="00E458D4" w:rsidP="00B71BD2">
      <w:pPr>
        <w:ind w:firstLine="990"/>
        <w:textAlignment w:val="baseline"/>
        <w:rPr>
          <w:rFonts w:ascii="Times New Roman" w:eastAsia="Times New Roman" w:hAnsi="Times New Roman" w:cs="Times New Roman"/>
          <w:color w:val="000000" w:themeColor="text1"/>
          <w:sz w:val="32"/>
          <w:szCs w:val="32"/>
        </w:rPr>
      </w:pPr>
      <w:r w:rsidRPr="00F32AB8">
        <w:rPr>
          <w:rFonts w:ascii="Times New Roman" w:eastAsia="Times New Roman" w:hAnsi="Times New Roman" w:cs="Times New Roman"/>
          <w:b/>
          <w:bCs/>
          <w:color w:val="000000" w:themeColor="text1"/>
          <w:sz w:val="32"/>
          <w:szCs w:val="32"/>
        </w:rPr>
        <w:t>Sinh viên thực hiện:</w:t>
      </w:r>
      <w:r w:rsidRPr="00F32AB8">
        <w:rPr>
          <w:rFonts w:ascii="Times New Roman" w:eastAsia="Times New Roman" w:hAnsi="Times New Roman" w:cs="Times New Roman"/>
          <w:color w:val="000000" w:themeColor="text1"/>
          <w:sz w:val="32"/>
          <w:szCs w:val="32"/>
        </w:rPr>
        <w:t> </w:t>
      </w:r>
    </w:p>
    <w:p w14:paraId="31F3CEBA" w14:textId="16E4F35D" w:rsidR="00E458D4" w:rsidRPr="00F32AB8" w:rsidRDefault="00E458D4" w:rsidP="00F32AB8">
      <w:pPr>
        <w:ind w:right="-990" w:firstLine="990"/>
        <w:textAlignment w:val="baseline"/>
        <w:rPr>
          <w:rFonts w:ascii="Times New Roman" w:eastAsia="Times New Roman" w:hAnsi="Times New Roman" w:cs="Times New Roman"/>
          <w:color w:val="000000" w:themeColor="text1"/>
          <w:sz w:val="32"/>
          <w:szCs w:val="32"/>
        </w:rPr>
      </w:pPr>
      <w:r w:rsidRPr="00F32AB8">
        <w:rPr>
          <w:rFonts w:ascii="Times New Roman" w:eastAsia="Times New Roman" w:hAnsi="Times New Roman" w:cs="Times New Roman"/>
          <w:b/>
          <w:bCs/>
          <w:color w:val="000000" w:themeColor="text1"/>
          <w:sz w:val="32"/>
          <w:szCs w:val="32"/>
        </w:rPr>
        <w:t xml:space="preserve">01. </w:t>
      </w:r>
      <w:r w:rsidR="00B71BD2" w:rsidRPr="00F32AB8">
        <w:rPr>
          <w:rFonts w:ascii="Times New Roman" w:eastAsia="Times New Roman" w:hAnsi="Times New Roman" w:cs="Times New Roman"/>
          <w:b/>
          <w:bCs/>
          <w:color w:val="000000" w:themeColor="text1"/>
          <w:sz w:val="32"/>
          <w:szCs w:val="32"/>
        </w:rPr>
        <w:t>Nguyễn Văn Quý</w:t>
      </w:r>
      <w:r w:rsidRPr="00F32AB8">
        <w:rPr>
          <w:rFonts w:ascii="Times New Roman" w:eastAsia="Times New Roman" w:hAnsi="Times New Roman" w:cs="Times New Roman"/>
          <w:b/>
          <w:bCs/>
          <w:color w:val="000000" w:themeColor="text1"/>
          <w:sz w:val="32"/>
          <w:szCs w:val="32"/>
        </w:rPr>
        <w:tab/>
        <w:t xml:space="preserve">Lớp: </w:t>
      </w:r>
      <w:r w:rsidR="00B71BD2" w:rsidRPr="00F32AB8">
        <w:rPr>
          <w:rFonts w:ascii="Times New Roman" w:eastAsia="Times New Roman" w:hAnsi="Times New Roman" w:cs="Times New Roman"/>
          <w:b/>
          <w:bCs/>
          <w:color w:val="000000" w:themeColor="text1"/>
          <w:sz w:val="32"/>
          <w:szCs w:val="32"/>
        </w:rPr>
        <w:t>22KTMT1</w:t>
      </w:r>
      <w:r w:rsidRPr="00F32AB8">
        <w:rPr>
          <w:rFonts w:ascii="Times New Roman" w:eastAsia="Times New Roman" w:hAnsi="Times New Roman" w:cs="Times New Roman"/>
          <w:color w:val="000000" w:themeColor="text1"/>
          <w:sz w:val="32"/>
          <w:szCs w:val="32"/>
        </w:rPr>
        <w:t xml:space="preserve">   </w:t>
      </w:r>
      <w:r w:rsidRPr="00F32AB8">
        <w:rPr>
          <w:rFonts w:ascii="Times New Roman" w:eastAsia="Times New Roman" w:hAnsi="Times New Roman" w:cs="Times New Roman"/>
          <w:color w:val="000000" w:themeColor="text1"/>
          <w:sz w:val="32"/>
          <w:szCs w:val="32"/>
        </w:rPr>
        <w:tab/>
      </w:r>
      <w:r w:rsidRPr="00F32AB8">
        <w:rPr>
          <w:rFonts w:ascii="Times New Roman" w:eastAsia="Times New Roman" w:hAnsi="Times New Roman" w:cs="Times New Roman"/>
          <w:b/>
          <w:bCs/>
          <w:color w:val="000000" w:themeColor="text1"/>
          <w:sz w:val="32"/>
          <w:szCs w:val="32"/>
        </w:rPr>
        <w:t xml:space="preserve">MSSV: </w:t>
      </w:r>
      <w:r w:rsidR="00B71BD2" w:rsidRPr="00F32AB8">
        <w:rPr>
          <w:rFonts w:ascii="Times New Roman" w:eastAsia="Times New Roman" w:hAnsi="Times New Roman" w:cs="Times New Roman"/>
          <w:b/>
          <w:bCs/>
          <w:color w:val="000000" w:themeColor="text1"/>
          <w:sz w:val="32"/>
          <w:szCs w:val="32"/>
        </w:rPr>
        <w:t>106220232</w:t>
      </w:r>
    </w:p>
    <w:p w14:paraId="056B0985" w14:textId="5D949151" w:rsidR="00E458D4" w:rsidRPr="00F32AB8" w:rsidRDefault="00E458D4" w:rsidP="00F32AB8">
      <w:pPr>
        <w:ind w:right="-450" w:firstLine="990"/>
        <w:textAlignment w:val="baseline"/>
        <w:rPr>
          <w:rFonts w:ascii="Times New Roman" w:eastAsia="Times New Roman" w:hAnsi="Times New Roman" w:cs="Times New Roman"/>
          <w:b/>
          <w:color w:val="000000" w:themeColor="text1"/>
          <w:sz w:val="32"/>
          <w:szCs w:val="32"/>
        </w:rPr>
      </w:pPr>
      <w:r w:rsidRPr="00F32AB8">
        <w:rPr>
          <w:rFonts w:ascii="Times New Roman" w:eastAsia="Times New Roman" w:hAnsi="Times New Roman" w:cs="Times New Roman"/>
          <w:b/>
          <w:bCs/>
          <w:color w:val="000000" w:themeColor="text1"/>
          <w:sz w:val="32"/>
          <w:szCs w:val="32"/>
        </w:rPr>
        <w:t>02. </w:t>
      </w:r>
      <w:r w:rsidR="00B71BD2" w:rsidRPr="00F32AB8">
        <w:rPr>
          <w:rFonts w:ascii="Times New Roman" w:eastAsia="Times New Roman" w:hAnsi="Times New Roman" w:cs="Times New Roman"/>
          <w:b/>
          <w:bCs/>
          <w:color w:val="000000" w:themeColor="text1"/>
          <w:sz w:val="32"/>
          <w:szCs w:val="32"/>
        </w:rPr>
        <w:t>Huỳnh Công Huy</w:t>
      </w:r>
      <w:r w:rsidRPr="00F32AB8">
        <w:rPr>
          <w:rFonts w:ascii="Times New Roman" w:eastAsia="Times New Roman" w:hAnsi="Times New Roman" w:cs="Times New Roman"/>
          <w:color w:val="000000" w:themeColor="text1"/>
          <w:sz w:val="32"/>
          <w:szCs w:val="32"/>
        </w:rPr>
        <w:t xml:space="preserve"> </w:t>
      </w:r>
      <w:r w:rsidRPr="00F32AB8">
        <w:rPr>
          <w:rFonts w:ascii="Times New Roman" w:hAnsi="Times New Roman" w:cs="Times New Roman"/>
          <w:color w:val="000000" w:themeColor="text1"/>
          <w:sz w:val="32"/>
          <w:szCs w:val="32"/>
        </w:rPr>
        <w:tab/>
      </w:r>
      <w:r w:rsidRPr="00F32AB8">
        <w:rPr>
          <w:rFonts w:ascii="Times New Roman" w:eastAsia="Times New Roman" w:hAnsi="Times New Roman" w:cs="Times New Roman"/>
          <w:b/>
          <w:bCs/>
          <w:color w:val="000000" w:themeColor="text1"/>
          <w:sz w:val="32"/>
          <w:szCs w:val="32"/>
        </w:rPr>
        <w:t xml:space="preserve">Lớp: </w:t>
      </w:r>
      <w:r w:rsidR="00B71BD2" w:rsidRPr="00F32AB8">
        <w:rPr>
          <w:rFonts w:ascii="Times New Roman" w:eastAsia="Times New Roman" w:hAnsi="Times New Roman" w:cs="Times New Roman"/>
          <w:b/>
          <w:bCs/>
          <w:color w:val="000000" w:themeColor="text1"/>
          <w:sz w:val="32"/>
          <w:szCs w:val="32"/>
        </w:rPr>
        <w:t>22KTMT2</w:t>
      </w:r>
      <w:r w:rsidRPr="00F32AB8">
        <w:rPr>
          <w:rFonts w:ascii="Times New Roman" w:eastAsia="Times New Roman" w:hAnsi="Times New Roman" w:cs="Times New Roman"/>
          <w:color w:val="000000" w:themeColor="text1"/>
          <w:sz w:val="32"/>
          <w:szCs w:val="32"/>
        </w:rPr>
        <w:t xml:space="preserve">  </w:t>
      </w:r>
      <w:r w:rsidRPr="00F32AB8">
        <w:rPr>
          <w:rFonts w:ascii="Times New Roman" w:hAnsi="Times New Roman" w:cs="Times New Roman"/>
          <w:color w:val="000000" w:themeColor="text1"/>
          <w:sz w:val="32"/>
          <w:szCs w:val="32"/>
        </w:rPr>
        <w:tab/>
      </w:r>
      <w:r w:rsidRPr="00F32AB8">
        <w:rPr>
          <w:rFonts w:ascii="Times New Roman" w:eastAsia="Times New Roman" w:hAnsi="Times New Roman" w:cs="Times New Roman"/>
          <w:b/>
          <w:bCs/>
          <w:color w:val="000000" w:themeColor="text1"/>
          <w:sz w:val="32"/>
          <w:szCs w:val="32"/>
        </w:rPr>
        <w:t xml:space="preserve">MSSV: </w:t>
      </w:r>
      <w:r w:rsidR="00B71BD2" w:rsidRPr="00F32AB8">
        <w:rPr>
          <w:rFonts w:ascii="Times New Roman" w:eastAsia="Times New Roman" w:hAnsi="Times New Roman" w:cs="Times New Roman"/>
          <w:b/>
          <w:bCs/>
          <w:color w:val="000000" w:themeColor="text1"/>
          <w:sz w:val="32"/>
          <w:szCs w:val="32"/>
        </w:rPr>
        <w:t>106220253</w:t>
      </w:r>
    </w:p>
    <w:p w14:paraId="48700E6D" w14:textId="77777777" w:rsidR="007D2A20" w:rsidRPr="00346241" w:rsidRDefault="007D2A20" w:rsidP="00B71BD2">
      <w:pPr>
        <w:ind w:firstLine="990"/>
        <w:textAlignment w:val="baseline"/>
        <w:rPr>
          <w:rFonts w:asciiTheme="majorHAnsi" w:eastAsia="Times New Roman" w:hAnsiTheme="majorHAnsi" w:cstheme="majorHAnsi"/>
          <w:color w:val="000000" w:themeColor="text1"/>
          <w:sz w:val="32"/>
          <w:szCs w:val="32"/>
        </w:rPr>
      </w:pPr>
    </w:p>
    <w:p w14:paraId="31922083" w14:textId="3227796D" w:rsidR="00E458D4" w:rsidRPr="00F32AB8" w:rsidRDefault="00E458D4" w:rsidP="00B71BD2">
      <w:pPr>
        <w:ind w:firstLine="990"/>
        <w:textAlignment w:val="baseline"/>
        <w:rPr>
          <w:rFonts w:ascii="Times New Roman" w:eastAsia="Times New Roman" w:hAnsi="Times New Roman" w:cs="Times New Roman"/>
          <w:b/>
          <w:bCs/>
          <w:color w:val="000000" w:themeColor="text1"/>
          <w:sz w:val="32"/>
          <w:szCs w:val="32"/>
        </w:rPr>
      </w:pPr>
      <w:r w:rsidRPr="00F32AB8">
        <w:rPr>
          <w:rFonts w:ascii="Times New Roman" w:eastAsia="Times New Roman" w:hAnsi="Times New Roman" w:cs="Times New Roman"/>
          <w:b/>
          <w:bCs/>
          <w:color w:val="000000" w:themeColor="text1"/>
          <w:sz w:val="32"/>
          <w:szCs w:val="32"/>
        </w:rPr>
        <w:t>Người hướng dẫn:</w:t>
      </w:r>
    </w:p>
    <w:p w14:paraId="341483FD" w14:textId="31F2DE14" w:rsidR="00E458D4" w:rsidRPr="00F32AB8" w:rsidRDefault="00E458D4" w:rsidP="002E0447">
      <w:pPr>
        <w:ind w:firstLine="990"/>
        <w:textAlignment w:val="baseline"/>
        <w:rPr>
          <w:rFonts w:ascii="Times New Roman" w:eastAsia="Times New Roman" w:hAnsi="Times New Roman" w:cs="Times New Roman"/>
          <w:b/>
          <w:bCs/>
          <w:color w:val="000000" w:themeColor="text1"/>
          <w:sz w:val="32"/>
          <w:szCs w:val="32"/>
        </w:rPr>
      </w:pPr>
      <w:r w:rsidRPr="00F32AB8">
        <w:rPr>
          <w:rFonts w:ascii="Times New Roman" w:eastAsia="Times New Roman" w:hAnsi="Times New Roman" w:cs="Times New Roman"/>
          <w:b/>
          <w:bCs/>
          <w:color w:val="000000" w:themeColor="text1"/>
          <w:sz w:val="32"/>
          <w:szCs w:val="32"/>
        </w:rPr>
        <w:t>TS. Nguyễn Duy Nhật Viễn</w:t>
      </w:r>
    </w:p>
    <w:p w14:paraId="2FDFA2A6" w14:textId="13F9F53C" w:rsidR="00E458D4" w:rsidRPr="00346241" w:rsidRDefault="00E458D4" w:rsidP="002E0447">
      <w:pPr>
        <w:ind w:firstLine="4111"/>
        <w:textAlignment w:val="baseline"/>
        <w:rPr>
          <w:rFonts w:asciiTheme="majorHAnsi" w:eastAsia="Times New Roman" w:hAnsiTheme="majorHAnsi" w:cstheme="majorHAnsi"/>
          <w:color w:val="000000" w:themeColor="text1"/>
          <w:sz w:val="26"/>
          <w:szCs w:val="26"/>
        </w:rPr>
      </w:pPr>
      <w:r w:rsidRPr="00346241">
        <w:rPr>
          <w:rFonts w:asciiTheme="majorHAnsi" w:eastAsia="Times New Roman" w:hAnsiTheme="majorHAnsi" w:cstheme="majorHAnsi"/>
          <w:color w:val="000000" w:themeColor="text1"/>
          <w:sz w:val="26"/>
          <w:szCs w:val="26"/>
        </w:rPr>
        <w:t> </w:t>
      </w:r>
    </w:p>
    <w:p w14:paraId="0EAC3074" w14:textId="77777777" w:rsidR="00E458D4" w:rsidRPr="00346241" w:rsidRDefault="00E458D4" w:rsidP="00E458D4">
      <w:pPr>
        <w:textAlignment w:val="baseline"/>
        <w:rPr>
          <w:rFonts w:asciiTheme="majorHAnsi" w:eastAsia="Times New Roman" w:hAnsiTheme="majorHAnsi" w:cstheme="majorHAnsi"/>
          <w:color w:val="000000" w:themeColor="text1"/>
          <w:sz w:val="26"/>
          <w:szCs w:val="26"/>
        </w:rPr>
      </w:pPr>
    </w:p>
    <w:p w14:paraId="316F841C" w14:textId="77777777" w:rsidR="00E458D4" w:rsidRPr="00346241" w:rsidRDefault="00E458D4" w:rsidP="00E458D4">
      <w:pPr>
        <w:textAlignment w:val="baseline"/>
        <w:rPr>
          <w:rFonts w:asciiTheme="majorHAnsi" w:eastAsia="Times New Roman" w:hAnsiTheme="majorHAnsi" w:cstheme="majorHAnsi"/>
          <w:color w:val="000000" w:themeColor="text1"/>
          <w:sz w:val="26"/>
          <w:szCs w:val="26"/>
        </w:rPr>
      </w:pPr>
      <w:r w:rsidRPr="00346241">
        <w:rPr>
          <w:rFonts w:asciiTheme="majorHAnsi" w:eastAsia="Times New Roman" w:hAnsiTheme="majorHAnsi" w:cstheme="majorHAnsi"/>
          <w:color w:val="000000" w:themeColor="text1"/>
          <w:sz w:val="26"/>
          <w:szCs w:val="26"/>
        </w:rPr>
        <w:t> </w:t>
      </w:r>
    </w:p>
    <w:p w14:paraId="1E2BFCCB" w14:textId="22F2BBFA" w:rsidR="00E458D4" w:rsidRPr="00F32AB8" w:rsidRDefault="00E458D4" w:rsidP="00E458D4">
      <w:pPr>
        <w:jc w:val="center"/>
        <w:textAlignment w:val="baseline"/>
        <w:rPr>
          <w:rFonts w:ascii="Times New Roman" w:eastAsia="Times New Roman" w:hAnsi="Times New Roman" w:cs="Times New Roman"/>
          <w:color w:val="000000" w:themeColor="text1"/>
          <w:sz w:val="22"/>
          <w:szCs w:val="22"/>
        </w:rPr>
      </w:pPr>
      <w:r w:rsidRPr="00F32AB8">
        <w:rPr>
          <w:rFonts w:ascii="Times New Roman" w:eastAsia="Times New Roman" w:hAnsi="Times New Roman" w:cs="Times New Roman"/>
          <w:b/>
          <w:bCs/>
          <w:color w:val="000000" w:themeColor="text1"/>
          <w:sz w:val="26"/>
          <w:szCs w:val="26"/>
        </w:rPr>
        <w:t xml:space="preserve">Đà Nẵng, </w:t>
      </w:r>
      <w:r w:rsidR="004758A9" w:rsidRPr="00F32AB8">
        <w:rPr>
          <w:rFonts w:ascii="Times New Roman" w:eastAsia="Times New Roman" w:hAnsi="Times New Roman" w:cs="Times New Roman"/>
          <w:b/>
          <w:bCs/>
          <w:color w:val="000000" w:themeColor="text1"/>
          <w:sz w:val="26"/>
          <w:szCs w:val="26"/>
        </w:rPr>
        <w:t>2025</w:t>
      </w:r>
      <w:r w:rsidRPr="00F32AB8">
        <w:rPr>
          <w:rFonts w:ascii="Times New Roman" w:eastAsia="Times New Roman" w:hAnsi="Times New Roman" w:cs="Times New Roman"/>
          <w:b/>
          <w:bCs/>
          <w:color w:val="000000" w:themeColor="text1"/>
          <w:sz w:val="26"/>
          <w:szCs w:val="26"/>
        </w:rPr>
        <w:t>.</w:t>
      </w:r>
      <w:r w:rsidRPr="00F32AB8">
        <w:rPr>
          <w:rFonts w:ascii="Times New Roman" w:eastAsia="Times New Roman" w:hAnsi="Times New Roman" w:cs="Times New Roman"/>
          <w:color w:val="000000" w:themeColor="text1"/>
          <w:sz w:val="22"/>
          <w:szCs w:val="22"/>
        </w:rPr>
        <w:t> </w:t>
      </w:r>
      <w:r w:rsidRPr="00F32AB8">
        <w:rPr>
          <w:rFonts w:ascii="Times New Roman" w:eastAsia="Times New Roman" w:hAnsi="Times New Roman" w:cs="Times New Roman"/>
          <w:color w:val="000000" w:themeColor="text1"/>
          <w:sz w:val="22"/>
          <w:szCs w:val="22"/>
        </w:rPr>
        <w:br w:type="page"/>
      </w:r>
    </w:p>
    <w:p w14:paraId="0DCBFCEF" w14:textId="77777777" w:rsidR="00E458D4" w:rsidRPr="00346241" w:rsidRDefault="00E458D4" w:rsidP="00E458D4">
      <w:pPr>
        <w:jc w:val="cente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lastRenderedPageBreak/>
        <w:t> </w:t>
      </w:r>
    </w:p>
    <w:p w14:paraId="65B31AF0"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231D5948"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37F6EECE"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173431E6"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486B0EF5"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4E29B501"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3111C5B3"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11DA31CE"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66CEE4B0" w14:textId="77777777" w:rsidR="00112DBD" w:rsidRPr="005B760E" w:rsidRDefault="00112DBD" w:rsidP="00112DBD">
      <w:pPr>
        <w:textAlignment w:val="baseline"/>
        <w:rPr>
          <w:rFonts w:ascii="Times New Roman" w:eastAsia="Times New Roman" w:hAnsi="Times New Roman" w:cs="Times New Roman"/>
          <w:b/>
          <w:bCs/>
          <w:color w:val="000000" w:themeColor="text1"/>
          <w:sz w:val="36"/>
          <w:szCs w:val="36"/>
        </w:rPr>
      </w:pPr>
      <w:r w:rsidRPr="005B760E">
        <w:rPr>
          <w:rFonts w:ascii="Times New Roman" w:eastAsia="Times New Roman" w:hAnsi="Times New Roman" w:cs="Times New Roman"/>
          <w:b/>
          <w:bCs/>
          <w:color w:val="000000" w:themeColor="text1"/>
          <w:sz w:val="36"/>
          <w:szCs w:val="36"/>
        </w:rPr>
        <w:t xml:space="preserve">THUYẾT MINH </w:t>
      </w:r>
    </w:p>
    <w:p w14:paraId="2A28271B" w14:textId="77777777" w:rsidR="00112DBD" w:rsidRPr="00346241" w:rsidRDefault="00112DBD" w:rsidP="00112DBD">
      <w:pPr>
        <w:textAlignment w:val="baseline"/>
        <w:rPr>
          <w:rFonts w:asciiTheme="majorHAnsi" w:eastAsia="Times New Roman" w:hAnsiTheme="majorHAnsi" w:cstheme="majorHAnsi"/>
          <w:b/>
          <w:bCs/>
          <w:color w:val="000000" w:themeColor="text1"/>
          <w:sz w:val="26"/>
          <w:szCs w:val="26"/>
        </w:rPr>
      </w:pPr>
    </w:p>
    <w:p w14:paraId="6170F140" w14:textId="77777777" w:rsidR="00112DBD" w:rsidRPr="00346241" w:rsidRDefault="00112DBD" w:rsidP="00112DBD">
      <w:pPr>
        <w:textAlignment w:val="baseline"/>
        <w:rPr>
          <w:rFonts w:asciiTheme="majorHAnsi" w:eastAsia="Times New Roman" w:hAnsiTheme="majorHAnsi" w:cstheme="majorHAnsi"/>
          <w:b/>
          <w:bCs/>
          <w:color w:val="000000" w:themeColor="text1"/>
          <w:sz w:val="26"/>
          <w:szCs w:val="26"/>
        </w:rPr>
      </w:pPr>
    </w:p>
    <w:p w14:paraId="44E4182A" w14:textId="2F8F98E8" w:rsidR="00112DBD" w:rsidRPr="005B760E" w:rsidRDefault="00112DBD" w:rsidP="00112DBD">
      <w:pPr>
        <w:jc w:val="center"/>
        <w:textAlignment w:val="baseline"/>
        <w:rPr>
          <w:rFonts w:ascii="Times New Roman" w:eastAsia="Times New Roman" w:hAnsi="Times New Roman" w:cs="Times New Roman"/>
          <w:color w:val="000000" w:themeColor="text1"/>
          <w:sz w:val="40"/>
          <w:szCs w:val="40"/>
        </w:rPr>
      </w:pPr>
      <w:r w:rsidRPr="005B760E">
        <w:rPr>
          <w:rFonts w:ascii="Times New Roman" w:eastAsia="Times New Roman" w:hAnsi="Times New Roman" w:cs="Times New Roman"/>
          <w:b/>
          <w:bCs/>
          <w:color w:val="000000" w:themeColor="text1"/>
          <w:sz w:val="40"/>
          <w:szCs w:val="40"/>
        </w:rPr>
        <w:t>BÁO CÁO</w:t>
      </w:r>
    </w:p>
    <w:p w14:paraId="7D7FDD05" w14:textId="77777777" w:rsidR="00112DBD" w:rsidRPr="00346241" w:rsidRDefault="00112DBD" w:rsidP="00112DBD">
      <w:pPr>
        <w:textAlignment w:val="baseline"/>
        <w:rPr>
          <w:rFonts w:asciiTheme="majorHAnsi" w:eastAsia="Times New Roman" w:hAnsiTheme="majorHAnsi" w:cstheme="majorHAnsi"/>
          <w:color w:val="000000" w:themeColor="text1"/>
          <w:sz w:val="22"/>
          <w:szCs w:val="22"/>
        </w:rPr>
      </w:pPr>
    </w:p>
    <w:p w14:paraId="2D4EF9E2" w14:textId="77777777" w:rsidR="00112DBD" w:rsidRPr="00346241" w:rsidRDefault="00112DBD" w:rsidP="00112DBD">
      <w:pPr>
        <w:textAlignment w:val="baseline"/>
        <w:rPr>
          <w:rFonts w:asciiTheme="majorHAnsi" w:eastAsia="Times New Roman" w:hAnsiTheme="majorHAnsi" w:cstheme="majorHAnsi"/>
          <w:color w:val="000000" w:themeColor="text1"/>
          <w:sz w:val="22"/>
          <w:szCs w:val="22"/>
        </w:rPr>
      </w:pPr>
    </w:p>
    <w:p w14:paraId="49D530B0" w14:textId="77777777" w:rsidR="00112DBD" w:rsidRPr="00346241" w:rsidRDefault="00112DBD" w:rsidP="00112DBD">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12B9A4C2" w14:textId="77777777" w:rsidR="00112DBD" w:rsidRPr="005B760E" w:rsidRDefault="00112DBD" w:rsidP="00112DBD">
      <w:pPr>
        <w:jc w:val="center"/>
        <w:textAlignment w:val="baseline"/>
        <w:rPr>
          <w:rFonts w:ascii="Times New Roman" w:eastAsia="Times New Roman" w:hAnsi="Times New Roman" w:cs="Times New Roman"/>
          <w:color w:val="000000" w:themeColor="text1"/>
          <w:sz w:val="40"/>
          <w:szCs w:val="40"/>
        </w:rPr>
      </w:pPr>
      <w:r w:rsidRPr="005B760E">
        <w:rPr>
          <w:rFonts w:ascii="Times New Roman" w:eastAsia="Times New Roman" w:hAnsi="Times New Roman" w:cs="Times New Roman"/>
          <w:b/>
          <w:bCs/>
          <w:color w:val="000000" w:themeColor="text1"/>
          <w:sz w:val="40"/>
          <w:szCs w:val="40"/>
        </w:rPr>
        <w:t>LẬP TRÌNH ĐA NỀN TẢNG</w:t>
      </w:r>
    </w:p>
    <w:p w14:paraId="1CB17407" w14:textId="53102478" w:rsidR="00E458D4" w:rsidRPr="00346241" w:rsidRDefault="00E458D4" w:rsidP="00B71BD2">
      <w:pPr>
        <w:jc w:val="center"/>
        <w:textAlignment w:val="baseline"/>
        <w:rPr>
          <w:rFonts w:asciiTheme="majorHAnsi" w:eastAsia="Times New Roman" w:hAnsiTheme="majorHAnsi" w:cstheme="majorHAnsi"/>
          <w:b/>
          <w:bCs/>
          <w:color w:val="000000" w:themeColor="text1"/>
          <w:sz w:val="40"/>
          <w:szCs w:val="40"/>
        </w:rPr>
      </w:pPr>
    </w:p>
    <w:p w14:paraId="5EBCEFDB" w14:textId="77777777" w:rsidR="00E458D4" w:rsidRPr="00346241" w:rsidRDefault="00E458D4" w:rsidP="00E458D4">
      <w:pPr>
        <w:jc w:val="cente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114A910F" w14:textId="16D11FEA" w:rsidR="00E458D4" w:rsidRPr="005B760E" w:rsidRDefault="00E458D4" w:rsidP="00E458D4">
      <w:pPr>
        <w:jc w:val="center"/>
        <w:textAlignment w:val="baseline"/>
        <w:rPr>
          <w:rFonts w:ascii="Times New Roman" w:eastAsia="Times New Roman" w:hAnsi="Times New Roman" w:cs="Times New Roman"/>
          <w:color w:val="000000" w:themeColor="text1"/>
          <w:sz w:val="28"/>
          <w:szCs w:val="28"/>
        </w:rPr>
      </w:pPr>
      <w:r w:rsidRPr="005B760E">
        <w:rPr>
          <w:rFonts w:ascii="Times New Roman" w:eastAsia="Times New Roman" w:hAnsi="Times New Roman" w:cs="Times New Roman"/>
          <w:color w:val="000000" w:themeColor="text1"/>
          <w:sz w:val="28"/>
          <w:szCs w:val="28"/>
        </w:rPr>
        <w:t>BẢNG PHÂN CÔNG CÔNG VIỆC TRONG NHÓM </w:t>
      </w:r>
    </w:p>
    <w:p w14:paraId="6FC21D96" w14:textId="77777777" w:rsidR="005246AA" w:rsidRPr="005B760E" w:rsidRDefault="005246AA" w:rsidP="00E458D4">
      <w:pPr>
        <w:jc w:val="center"/>
        <w:textAlignment w:val="baseline"/>
        <w:rPr>
          <w:rFonts w:ascii="Times New Roman" w:eastAsia="Times New Roman" w:hAnsi="Times New Roman" w:cs="Times New Roman"/>
          <w:color w:val="000000" w:themeColor="text1"/>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7118D9" w:rsidRPr="005B760E" w14:paraId="2B80A8CB" w14:textId="77777777" w:rsidTr="00E458D4">
        <w:tc>
          <w:tcPr>
            <w:tcW w:w="810" w:type="dxa"/>
            <w:tcBorders>
              <w:top w:val="single" w:sz="6" w:space="0" w:color="auto"/>
              <w:left w:val="single" w:sz="6" w:space="0" w:color="auto"/>
              <w:bottom w:val="single" w:sz="6" w:space="0" w:color="auto"/>
              <w:right w:val="single" w:sz="6" w:space="0" w:color="auto"/>
            </w:tcBorders>
            <w:hideMark/>
          </w:tcPr>
          <w:p w14:paraId="74ABA086"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STT</w:t>
            </w:r>
            <w:r w:rsidRPr="005B760E">
              <w:rPr>
                <w:rFonts w:ascii="Times New Roman" w:eastAsia="Times New Roman" w:hAnsi="Times New Roman" w:cs="Times New Roman"/>
                <w:color w:val="000000" w:themeColor="text1"/>
                <w:sz w:val="26"/>
                <w:szCs w:val="26"/>
              </w:rPr>
              <w:t> </w:t>
            </w:r>
          </w:p>
        </w:tc>
        <w:tc>
          <w:tcPr>
            <w:tcW w:w="2835" w:type="dxa"/>
            <w:tcBorders>
              <w:top w:val="single" w:sz="6" w:space="0" w:color="auto"/>
              <w:left w:val="nil"/>
              <w:bottom w:val="single" w:sz="6" w:space="0" w:color="auto"/>
              <w:right w:val="single" w:sz="6" w:space="0" w:color="auto"/>
            </w:tcBorders>
            <w:hideMark/>
          </w:tcPr>
          <w:p w14:paraId="773A17BB"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HỌ VÀ TÊN</w:t>
            </w:r>
            <w:r w:rsidRPr="005B760E">
              <w:rPr>
                <w:rFonts w:ascii="Times New Roman" w:eastAsia="Times New Roman" w:hAnsi="Times New Roman" w:cs="Times New Roman"/>
                <w:color w:val="000000" w:themeColor="text1"/>
                <w:sz w:val="26"/>
                <w:szCs w:val="26"/>
              </w:rPr>
              <w:t> </w:t>
            </w:r>
          </w:p>
        </w:tc>
        <w:tc>
          <w:tcPr>
            <w:tcW w:w="3270" w:type="dxa"/>
            <w:tcBorders>
              <w:top w:val="single" w:sz="6" w:space="0" w:color="auto"/>
              <w:left w:val="nil"/>
              <w:bottom w:val="single" w:sz="6" w:space="0" w:color="auto"/>
              <w:right w:val="single" w:sz="6" w:space="0" w:color="auto"/>
            </w:tcBorders>
            <w:hideMark/>
          </w:tcPr>
          <w:p w14:paraId="0AAD663C"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NHIỆM VỤ</w:t>
            </w:r>
            <w:r w:rsidRPr="005B760E">
              <w:rPr>
                <w:rFonts w:ascii="Times New Roman" w:eastAsia="Times New Roman" w:hAnsi="Times New Roman" w:cs="Times New Roman"/>
                <w:color w:val="000000" w:themeColor="text1"/>
                <w:sz w:val="26"/>
                <w:szCs w:val="26"/>
              </w:rPr>
              <w:t> </w:t>
            </w:r>
          </w:p>
        </w:tc>
        <w:tc>
          <w:tcPr>
            <w:tcW w:w="2310" w:type="dxa"/>
            <w:tcBorders>
              <w:top w:val="single" w:sz="6" w:space="0" w:color="auto"/>
              <w:left w:val="nil"/>
              <w:bottom w:val="single" w:sz="6" w:space="0" w:color="auto"/>
              <w:right w:val="single" w:sz="6" w:space="0" w:color="auto"/>
            </w:tcBorders>
            <w:hideMark/>
          </w:tcPr>
          <w:p w14:paraId="3937C4AB"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KHỐI LƯỢNG</w:t>
            </w:r>
            <w:r w:rsidRPr="005B760E">
              <w:rPr>
                <w:rFonts w:ascii="Times New Roman" w:eastAsia="Times New Roman" w:hAnsi="Times New Roman" w:cs="Times New Roman"/>
                <w:color w:val="000000" w:themeColor="text1"/>
                <w:sz w:val="26"/>
                <w:szCs w:val="26"/>
              </w:rPr>
              <w:t> </w:t>
            </w:r>
          </w:p>
        </w:tc>
      </w:tr>
      <w:tr w:rsidR="007118D9" w:rsidRPr="005B760E" w14:paraId="56541980" w14:textId="77777777" w:rsidTr="00E458D4">
        <w:tc>
          <w:tcPr>
            <w:tcW w:w="810" w:type="dxa"/>
            <w:tcBorders>
              <w:top w:val="nil"/>
              <w:left w:val="single" w:sz="6" w:space="0" w:color="auto"/>
              <w:bottom w:val="single" w:sz="6" w:space="0" w:color="auto"/>
              <w:right w:val="single" w:sz="6" w:space="0" w:color="auto"/>
            </w:tcBorders>
            <w:hideMark/>
          </w:tcPr>
          <w:p w14:paraId="01D830F7"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01</w:t>
            </w:r>
            <w:r w:rsidRPr="005B760E">
              <w:rPr>
                <w:rFonts w:ascii="Times New Roman" w:eastAsia="Times New Roman" w:hAnsi="Times New Roman" w:cs="Times New Roman"/>
                <w:color w:val="000000" w:themeColor="text1"/>
                <w:sz w:val="26"/>
                <w:szCs w:val="26"/>
              </w:rPr>
              <w:t> </w:t>
            </w:r>
          </w:p>
        </w:tc>
        <w:tc>
          <w:tcPr>
            <w:tcW w:w="2835" w:type="dxa"/>
            <w:tcBorders>
              <w:top w:val="nil"/>
              <w:left w:val="nil"/>
              <w:bottom w:val="single" w:sz="6" w:space="0" w:color="auto"/>
              <w:right w:val="single" w:sz="6" w:space="0" w:color="auto"/>
            </w:tcBorders>
            <w:hideMark/>
          </w:tcPr>
          <w:p w14:paraId="5DDB3691" w14:textId="5CD155D8" w:rsidR="00E458D4" w:rsidRPr="005B760E" w:rsidRDefault="004758A9" w:rsidP="00E458D4">
            <w:pP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rPr>
              <w:t>Nguyễn Văn Quý</w:t>
            </w:r>
          </w:p>
        </w:tc>
        <w:tc>
          <w:tcPr>
            <w:tcW w:w="3270" w:type="dxa"/>
            <w:tcBorders>
              <w:top w:val="nil"/>
              <w:left w:val="nil"/>
              <w:bottom w:val="single" w:sz="6" w:space="0" w:color="auto"/>
              <w:right w:val="single" w:sz="6" w:space="0" w:color="auto"/>
            </w:tcBorders>
            <w:hideMark/>
          </w:tcPr>
          <w:p w14:paraId="3DC9336B" w14:textId="0177CD82" w:rsidR="00E458D4" w:rsidRPr="005B760E" w:rsidRDefault="00EF2D16"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rPr>
              <w:t>Tìm hiểu về SQLite trong flutter,Performance testing và optimization, code nội dung SQlite</w:t>
            </w:r>
          </w:p>
        </w:tc>
        <w:tc>
          <w:tcPr>
            <w:tcW w:w="2310" w:type="dxa"/>
            <w:tcBorders>
              <w:top w:val="nil"/>
              <w:left w:val="nil"/>
              <w:bottom w:val="single" w:sz="6" w:space="0" w:color="auto"/>
              <w:right w:val="single" w:sz="6" w:space="0" w:color="auto"/>
            </w:tcBorders>
            <w:hideMark/>
          </w:tcPr>
          <w:p w14:paraId="6AC65913" w14:textId="3AF21051" w:rsidR="00E458D4" w:rsidRPr="005B760E" w:rsidRDefault="00F75D8B"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5</w:t>
            </w:r>
            <w:r w:rsidR="00E458D4" w:rsidRPr="005B760E">
              <w:rPr>
                <w:rFonts w:ascii="Times New Roman" w:eastAsia="Times New Roman" w:hAnsi="Times New Roman" w:cs="Times New Roman"/>
                <w:color w:val="000000" w:themeColor="text1"/>
                <w:sz w:val="26"/>
                <w:szCs w:val="26"/>
                <w:lang w:val="en-US"/>
              </w:rPr>
              <w:t>0%</w:t>
            </w:r>
            <w:r w:rsidR="00E458D4" w:rsidRPr="005B760E">
              <w:rPr>
                <w:rFonts w:ascii="Times New Roman" w:eastAsia="Times New Roman" w:hAnsi="Times New Roman" w:cs="Times New Roman"/>
                <w:color w:val="000000" w:themeColor="text1"/>
                <w:sz w:val="26"/>
                <w:szCs w:val="26"/>
              </w:rPr>
              <w:t> </w:t>
            </w:r>
          </w:p>
        </w:tc>
      </w:tr>
      <w:tr w:rsidR="007118D9" w:rsidRPr="005B760E" w14:paraId="63336C83" w14:textId="77777777" w:rsidTr="00E458D4">
        <w:tc>
          <w:tcPr>
            <w:tcW w:w="810" w:type="dxa"/>
            <w:tcBorders>
              <w:top w:val="nil"/>
              <w:left w:val="single" w:sz="6" w:space="0" w:color="auto"/>
              <w:bottom w:val="single" w:sz="6" w:space="0" w:color="auto"/>
              <w:right w:val="single" w:sz="6" w:space="0" w:color="auto"/>
            </w:tcBorders>
            <w:hideMark/>
          </w:tcPr>
          <w:p w14:paraId="7363170B" w14:textId="77777777" w:rsidR="00E458D4" w:rsidRPr="005B760E" w:rsidRDefault="00E458D4"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02</w:t>
            </w:r>
            <w:r w:rsidRPr="005B760E">
              <w:rPr>
                <w:rFonts w:ascii="Times New Roman" w:eastAsia="Times New Roman" w:hAnsi="Times New Roman" w:cs="Times New Roman"/>
                <w:color w:val="000000" w:themeColor="text1"/>
                <w:sz w:val="26"/>
                <w:szCs w:val="26"/>
              </w:rPr>
              <w:t> </w:t>
            </w:r>
          </w:p>
        </w:tc>
        <w:tc>
          <w:tcPr>
            <w:tcW w:w="2835" w:type="dxa"/>
            <w:tcBorders>
              <w:top w:val="nil"/>
              <w:left w:val="nil"/>
              <w:bottom w:val="single" w:sz="6" w:space="0" w:color="auto"/>
              <w:right w:val="single" w:sz="6" w:space="0" w:color="auto"/>
            </w:tcBorders>
            <w:hideMark/>
          </w:tcPr>
          <w:p w14:paraId="3B77EF24" w14:textId="6B2C7BA5" w:rsidR="00E458D4" w:rsidRPr="005B760E" w:rsidRDefault="766309D7" w:rsidP="00E458D4">
            <w:pPr>
              <w:textAlignment w:val="baseline"/>
              <w:rPr>
                <w:rFonts w:ascii="Times New Roman" w:eastAsia="Times New Roman" w:hAnsi="Times New Roman" w:cs="Times New Roman"/>
                <w:color w:val="000000" w:themeColor="text1"/>
                <w:sz w:val="26"/>
                <w:szCs w:val="26"/>
                <w:lang w:val="en-US"/>
              </w:rPr>
            </w:pPr>
            <w:r w:rsidRPr="005B760E">
              <w:rPr>
                <w:rFonts w:ascii="Times New Roman" w:eastAsia="Times New Roman" w:hAnsi="Times New Roman" w:cs="Times New Roman"/>
                <w:color w:val="000000" w:themeColor="text1"/>
                <w:sz w:val="26"/>
                <w:szCs w:val="26"/>
                <w:lang w:val="en-US"/>
              </w:rPr>
              <w:t>Huỳnh Công Huy</w:t>
            </w:r>
          </w:p>
        </w:tc>
        <w:tc>
          <w:tcPr>
            <w:tcW w:w="3270" w:type="dxa"/>
            <w:tcBorders>
              <w:top w:val="nil"/>
              <w:left w:val="nil"/>
              <w:bottom w:val="single" w:sz="6" w:space="0" w:color="auto"/>
              <w:right w:val="single" w:sz="6" w:space="0" w:color="auto"/>
            </w:tcBorders>
            <w:hideMark/>
          </w:tcPr>
          <w:p w14:paraId="031E1285" w14:textId="41F6FB90" w:rsidR="00E458D4" w:rsidRPr="005B760E" w:rsidRDefault="009D63CC"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rPr>
              <w:t>Tìm hiểu về Drift trong flutter, Migrate sang Drift, code nội dung Drift, Performance testing và optimization</w:t>
            </w:r>
          </w:p>
        </w:tc>
        <w:tc>
          <w:tcPr>
            <w:tcW w:w="2310" w:type="dxa"/>
            <w:tcBorders>
              <w:top w:val="nil"/>
              <w:left w:val="nil"/>
              <w:bottom w:val="single" w:sz="6" w:space="0" w:color="auto"/>
              <w:right w:val="single" w:sz="6" w:space="0" w:color="auto"/>
            </w:tcBorders>
            <w:hideMark/>
          </w:tcPr>
          <w:p w14:paraId="33B93502" w14:textId="7474E2B7" w:rsidR="00E458D4" w:rsidRPr="005B760E" w:rsidRDefault="00F75D8B" w:rsidP="00E458D4">
            <w:pPr>
              <w:jc w:val="center"/>
              <w:textAlignment w:val="baseline"/>
              <w:rPr>
                <w:rFonts w:ascii="Times New Roman" w:eastAsia="Times New Roman" w:hAnsi="Times New Roman" w:cs="Times New Roman"/>
                <w:color w:val="000000" w:themeColor="text1"/>
              </w:rPr>
            </w:pPr>
            <w:r w:rsidRPr="005B760E">
              <w:rPr>
                <w:rFonts w:ascii="Times New Roman" w:eastAsia="Times New Roman" w:hAnsi="Times New Roman" w:cs="Times New Roman"/>
                <w:color w:val="000000" w:themeColor="text1"/>
                <w:sz w:val="26"/>
                <w:szCs w:val="26"/>
                <w:lang w:val="en-US"/>
              </w:rPr>
              <w:t>50</w:t>
            </w:r>
            <w:r w:rsidR="00E458D4" w:rsidRPr="005B760E">
              <w:rPr>
                <w:rFonts w:ascii="Times New Roman" w:eastAsia="Times New Roman" w:hAnsi="Times New Roman" w:cs="Times New Roman"/>
                <w:color w:val="000000" w:themeColor="text1"/>
                <w:sz w:val="26"/>
                <w:szCs w:val="26"/>
                <w:lang w:val="en-US"/>
              </w:rPr>
              <w:t>%</w:t>
            </w:r>
            <w:r w:rsidR="00E458D4" w:rsidRPr="005B760E">
              <w:rPr>
                <w:rFonts w:ascii="Times New Roman" w:eastAsia="Times New Roman" w:hAnsi="Times New Roman" w:cs="Times New Roman"/>
                <w:color w:val="000000" w:themeColor="text1"/>
                <w:sz w:val="26"/>
                <w:szCs w:val="26"/>
              </w:rPr>
              <w:t> </w:t>
            </w:r>
          </w:p>
        </w:tc>
      </w:tr>
    </w:tbl>
    <w:p w14:paraId="084EBBE2" w14:textId="77777777" w:rsidR="00E458D4" w:rsidRPr="00346241" w:rsidRDefault="00E458D4" w:rsidP="00E458D4">
      <w:pPr>
        <w:jc w:val="cente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sz w:val="22"/>
          <w:szCs w:val="22"/>
        </w:rPr>
        <w:t> </w:t>
      </w:r>
    </w:p>
    <w:p w14:paraId="0CE9DCAB" w14:textId="5D069880" w:rsidR="005246AA" w:rsidRDefault="00E458D4" w:rsidP="00E458D4">
      <w:pPr>
        <w:textAlignment w:val="baseline"/>
        <w:rPr>
          <w:rFonts w:ascii="Times New Roman" w:eastAsia="Times New Roman" w:hAnsi="Times New Roman" w:cs="Times New Roman"/>
          <w:color w:val="000000" w:themeColor="text1"/>
          <w:lang w:val="en-US"/>
        </w:rPr>
      </w:pPr>
      <w:r w:rsidRPr="00346241">
        <w:rPr>
          <w:rFonts w:asciiTheme="majorHAnsi" w:eastAsia="Times New Roman" w:hAnsiTheme="majorHAnsi" w:cstheme="majorHAnsi"/>
          <w:color w:val="000000" w:themeColor="text1"/>
          <w:sz w:val="22"/>
          <w:szCs w:val="22"/>
        </w:rPr>
        <w:t> </w:t>
      </w:r>
      <w:r w:rsidR="00172B9A" w:rsidRPr="005B760E">
        <w:rPr>
          <w:rFonts w:ascii="Times New Roman" w:eastAsia="Times New Roman" w:hAnsi="Times New Roman" w:cs="Times New Roman"/>
          <w:color w:val="000000" w:themeColor="text1"/>
          <w:lang w:val="en-US"/>
        </w:rPr>
        <w:t>Link code github:</w:t>
      </w:r>
    </w:p>
    <w:p w14:paraId="44FE0942" w14:textId="0E603D8D" w:rsidR="00B800B8" w:rsidRDefault="00B800B8" w:rsidP="00E458D4">
      <w:pPr>
        <w:textAlignment w:val="baseline"/>
        <w:rPr>
          <w:rFonts w:ascii="Times New Roman" w:hAnsi="Times New Roman" w:cs="Times New Roman"/>
          <w:lang w:val="en-US"/>
        </w:rPr>
      </w:pPr>
      <w:hyperlink r:id="rId13" w:history="1">
        <w:r w:rsidRPr="00F13482">
          <w:rPr>
            <w:rStyle w:val="Hyperlink"/>
            <w:rFonts w:ascii="Times New Roman" w:hAnsi="Times New Roman" w:cs="Times New Roman"/>
          </w:rPr>
          <w:t>https://github.com/huyhuynh2516/Drift_flutter</w:t>
        </w:r>
      </w:hyperlink>
    </w:p>
    <w:p w14:paraId="45E32C49" w14:textId="5098D88E" w:rsidR="00B800B8" w:rsidRDefault="00B800B8" w:rsidP="00E458D4">
      <w:pPr>
        <w:textAlignment w:val="baseline"/>
        <w:rPr>
          <w:rFonts w:ascii="Times New Roman" w:hAnsi="Times New Roman" w:cs="Times New Roman"/>
          <w:lang w:val="en-US"/>
        </w:rPr>
      </w:pPr>
      <w:hyperlink r:id="rId14" w:history="1">
        <w:r w:rsidRPr="00F13482">
          <w:rPr>
            <w:rStyle w:val="Hyperlink"/>
            <w:rFonts w:ascii="Times New Roman" w:hAnsi="Times New Roman" w:cs="Times New Roman"/>
            <w:lang w:val="en-US"/>
          </w:rPr>
          <w:t>https://github.com/tiroin/Devi</w:t>
        </w:r>
      </w:hyperlink>
    </w:p>
    <w:p w14:paraId="1F69ECB8" w14:textId="77777777" w:rsidR="00B800B8" w:rsidRPr="00B800B8" w:rsidRDefault="00B800B8" w:rsidP="00E458D4">
      <w:pPr>
        <w:textAlignment w:val="baseline"/>
        <w:rPr>
          <w:rFonts w:ascii="Times New Roman" w:hAnsi="Times New Roman" w:cs="Times New Roman"/>
          <w:lang w:val="en-US"/>
        </w:rPr>
      </w:pPr>
    </w:p>
    <w:p w14:paraId="4FD5EFFB" w14:textId="0286DD3A" w:rsidR="00172B9A" w:rsidRPr="004C6E85" w:rsidRDefault="003B01A6" w:rsidP="009D63CC">
      <w:pPr>
        <w:textAlignment w:val="baseline"/>
        <w:rPr>
          <w:rFonts w:asciiTheme="majorHAnsi" w:eastAsia="Times New Roman" w:hAnsiTheme="majorHAnsi" w:cstheme="majorBidi"/>
          <w:color w:val="000000" w:themeColor="text1"/>
          <w:lang w:val="fr-FR"/>
        </w:rPr>
      </w:pPr>
      <w:r>
        <w:rPr>
          <w:rFonts w:asciiTheme="majorHAnsi" w:hAnsiTheme="majorHAnsi" w:cstheme="majorHAnsi"/>
          <w:lang w:val="en-US"/>
        </w:rPr>
        <w:tab/>
      </w:r>
      <w:r>
        <w:rPr>
          <w:rFonts w:asciiTheme="majorHAnsi" w:hAnsiTheme="majorHAnsi" w:cstheme="majorHAnsi"/>
          <w:lang w:val="en-US"/>
        </w:rPr>
        <w:tab/>
      </w:r>
    </w:p>
    <w:p w14:paraId="680CE60A" w14:textId="77777777" w:rsidR="00172B9A" w:rsidRPr="00346241" w:rsidRDefault="00172B9A" w:rsidP="00E458D4">
      <w:pPr>
        <w:textAlignment w:val="baseline"/>
        <w:rPr>
          <w:rFonts w:asciiTheme="majorHAnsi" w:eastAsia="Times New Roman" w:hAnsiTheme="majorHAnsi" w:cstheme="majorHAnsi"/>
          <w:color w:val="000000" w:themeColor="text1"/>
          <w:sz w:val="22"/>
          <w:szCs w:val="22"/>
        </w:rPr>
      </w:pPr>
    </w:p>
    <w:p w14:paraId="4D56D25D" w14:textId="77777777" w:rsidR="00E458D4" w:rsidRPr="00346241" w:rsidRDefault="00E458D4" w:rsidP="00E458D4">
      <w:pPr>
        <w:textAlignment w:val="baseline"/>
        <w:rPr>
          <w:rFonts w:asciiTheme="majorHAnsi" w:eastAsia="Times New Roman" w:hAnsiTheme="majorHAnsi" w:cstheme="majorHAnsi"/>
          <w:color w:val="000000" w:themeColor="text1"/>
          <w:sz w:val="18"/>
          <w:szCs w:val="18"/>
        </w:rPr>
      </w:pPr>
    </w:p>
    <w:p w14:paraId="72499A82" w14:textId="77777777" w:rsidR="00172B9A" w:rsidRPr="004C6E85" w:rsidRDefault="00172B9A">
      <w:pPr>
        <w:rPr>
          <w:rFonts w:asciiTheme="majorHAnsi" w:eastAsia="Times New Roman" w:hAnsiTheme="majorHAnsi" w:cstheme="majorHAnsi"/>
          <w:b/>
          <w:bCs/>
          <w:color w:val="000000" w:themeColor="text1"/>
          <w:sz w:val="36"/>
          <w:szCs w:val="36"/>
          <w:lang w:val="fr-FR"/>
        </w:rPr>
      </w:pPr>
      <w:r w:rsidRPr="004C6E85">
        <w:rPr>
          <w:rFonts w:asciiTheme="majorHAnsi" w:eastAsia="Times New Roman" w:hAnsiTheme="majorHAnsi" w:cstheme="majorHAnsi"/>
          <w:b/>
          <w:bCs/>
          <w:color w:val="000000" w:themeColor="text1"/>
          <w:sz w:val="36"/>
          <w:szCs w:val="36"/>
          <w:lang w:val="fr-FR"/>
        </w:rPr>
        <w:br w:type="page"/>
      </w:r>
    </w:p>
    <w:sdt>
      <w:sdtPr>
        <w:rPr>
          <w:rFonts w:asciiTheme="minorHAnsi" w:eastAsiaTheme="minorHAnsi" w:hAnsiTheme="minorHAnsi" w:cstheme="minorBidi"/>
          <w:color w:val="auto"/>
          <w:sz w:val="24"/>
          <w:szCs w:val="24"/>
          <w:lang w:val="vi-VN"/>
        </w:rPr>
        <w:id w:val="1565830570"/>
        <w:docPartObj>
          <w:docPartGallery w:val="Table of Contents"/>
          <w:docPartUnique/>
        </w:docPartObj>
      </w:sdtPr>
      <w:sdtEndPr>
        <w:rPr>
          <w:b/>
          <w:bCs/>
          <w:noProof/>
        </w:rPr>
      </w:sdtEndPr>
      <w:sdtContent>
        <w:p w14:paraId="10D37ED1" w14:textId="75AAEAFC" w:rsidR="000018F7" w:rsidRPr="00030392" w:rsidRDefault="00030392">
          <w:pPr>
            <w:pStyle w:val="TOCHeading"/>
            <w:rPr>
              <w:rFonts w:ascii="Times New Roman" w:hAnsi="Times New Roman" w:cs="Times New Roman"/>
              <w:b/>
              <w:bCs/>
              <w:color w:val="auto"/>
              <w:lang w:val="vi-VN"/>
            </w:rPr>
          </w:pPr>
          <w:r w:rsidRPr="00030392">
            <w:rPr>
              <w:rFonts w:ascii="Times New Roman" w:hAnsi="Times New Roman" w:cs="Times New Roman"/>
              <w:b/>
              <w:bCs/>
              <w:color w:val="auto"/>
              <w:lang w:val="vi-VN"/>
            </w:rPr>
            <w:t>Mục lục</w:t>
          </w:r>
        </w:p>
        <w:p w14:paraId="5E7A6D2C" w14:textId="240C6791" w:rsidR="00DA081D" w:rsidRDefault="000018F7">
          <w:pPr>
            <w:pStyle w:val="TOC1"/>
            <w:tabs>
              <w:tab w:val="left" w:pos="480"/>
              <w:tab w:val="right" w:leader="dot" w:pos="9350"/>
            </w:tabs>
            <w:rPr>
              <w:rFonts w:eastAsiaTheme="minorEastAsia"/>
              <w:noProof/>
              <w:kern w:val="2"/>
              <w:lang w:val="en-US" w:eastAsia="ja-JP"/>
              <w14:ligatures w14:val="standardContextual"/>
            </w:rPr>
          </w:pPr>
          <w:r>
            <w:fldChar w:fldCharType="begin"/>
          </w:r>
          <w:r>
            <w:instrText xml:space="preserve"> TOC \o "1-3" \h \z \u </w:instrText>
          </w:r>
          <w:r>
            <w:fldChar w:fldCharType="separate"/>
          </w:r>
          <w:hyperlink w:anchor="_Toc212401562" w:history="1">
            <w:r w:rsidR="00DA081D" w:rsidRPr="002C6108">
              <w:rPr>
                <w:rStyle w:val="Hyperlink"/>
                <w:rFonts w:ascii="Times New Roman" w:eastAsia="Times New Roman" w:hAnsi="Times New Roman" w:cs="Times New Roman"/>
                <w:b/>
                <w:bCs/>
                <w:noProof/>
              </w:rPr>
              <w:t>1.</w:t>
            </w:r>
            <w:r w:rsidR="00DA081D">
              <w:rPr>
                <w:rFonts w:eastAsiaTheme="minorEastAsia"/>
                <w:noProof/>
                <w:kern w:val="2"/>
                <w:lang w:val="en-US" w:eastAsia="ja-JP"/>
                <w14:ligatures w14:val="standardContextual"/>
              </w:rPr>
              <w:tab/>
            </w:r>
            <w:r w:rsidR="00DA081D" w:rsidRPr="002C6108">
              <w:rPr>
                <w:rStyle w:val="Hyperlink"/>
                <w:rFonts w:ascii="Times New Roman" w:eastAsia="Times New Roman" w:hAnsi="Times New Roman" w:cs="Times New Roman"/>
                <w:b/>
                <w:bCs/>
                <w:noProof/>
              </w:rPr>
              <w:t>SQLite</w:t>
            </w:r>
            <w:r w:rsidR="00DA081D">
              <w:rPr>
                <w:noProof/>
                <w:webHidden/>
              </w:rPr>
              <w:tab/>
            </w:r>
            <w:r w:rsidR="00DA081D">
              <w:rPr>
                <w:noProof/>
                <w:webHidden/>
              </w:rPr>
              <w:fldChar w:fldCharType="begin"/>
            </w:r>
            <w:r w:rsidR="00DA081D">
              <w:rPr>
                <w:noProof/>
                <w:webHidden/>
              </w:rPr>
              <w:instrText xml:space="preserve"> PAGEREF _Toc212401562 \h </w:instrText>
            </w:r>
            <w:r w:rsidR="00DA081D">
              <w:rPr>
                <w:noProof/>
                <w:webHidden/>
              </w:rPr>
            </w:r>
            <w:r w:rsidR="00DA081D">
              <w:rPr>
                <w:noProof/>
                <w:webHidden/>
              </w:rPr>
              <w:fldChar w:fldCharType="separate"/>
            </w:r>
            <w:r w:rsidR="00DA081D">
              <w:rPr>
                <w:noProof/>
                <w:webHidden/>
              </w:rPr>
              <w:t>4</w:t>
            </w:r>
            <w:r w:rsidR="00DA081D">
              <w:rPr>
                <w:noProof/>
                <w:webHidden/>
              </w:rPr>
              <w:fldChar w:fldCharType="end"/>
            </w:r>
          </w:hyperlink>
        </w:p>
        <w:p w14:paraId="19BB1B3C" w14:textId="649EBD15"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3" w:history="1">
            <w:r w:rsidRPr="002C6108">
              <w:rPr>
                <w:rStyle w:val="Hyperlink"/>
                <w:rFonts w:ascii="Times New Roman" w:eastAsia="Times New Roman" w:hAnsi="Times New Roman" w:cs="Times New Roman"/>
                <w:b/>
                <w:bCs/>
                <w:noProof/>
              </w:rPr>
              <w:t>1.1.</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rPr>
              <w:t>G</w:t>
            </w:r>
            <w:r w:rsidRPr="002C6108">
              <w:rPr>
                <w:rStyle w:val="Hyperlink"/>
                <w:rFonts w:ascii="Times New Roman" w:eastAsia="Times New Roman" w:hAnsi="Times New Roman" w:cs="Times New Roman"/>
                <w:b/>
                <w:bCs/>
                <w:noProof/>
                <w:lang w:val="en-US"/>
              </w:rPr>
              <w:t>i</w:t>
            </w:r>
            <w:r w:rsidRPr="002C6108">
              <w:rPr>
                <w:rStyle w:val="Hyperlink"/>
                <w:rFonts w:ascii="Times New Roman" w:eastAsia="Times New Roman" w:hAnsi="Times New Roman" w:cs="Times New Roman"/>
                <w:b/>
                <w:bCs/>
                <w:noProof/>
              </w:rPr>
              <w:t>ới thiệu về SQL</w:t>
            </w:r>
            <w:r w:rsidRPr="002C6108">
              <w:rPr>
                <w:rStyle w:val="Hyperlink"/>
                <w:rFonts w:ascii="Times New Roman" w:eastAsia="Times New Roman" w:hAnsi="Times New Roman" w:cs="Times New Roman"/>
                <w:b/>
                <w:bCs/>
                <w:noProof/>
                <w:lang w:val="en-US"/>
              </w:rPr>
              <w:t>it</w:t>
            </w:r>
            <w:r w:rsidRPr="002C6108">
              <w:rPr>
                <w:rStyle w:val="Hyperlink"/>
                <w:rFonts w:ascii="Times New Roman" w:eastAsia="Times New Roman" w:hAnsi="Times New Roman" w:cs="Times New Roman"/>
                <w:b/>
                <w:bCs/>
                <w:noProof/>
              </w:rPr>
              <w:t>e</w:t>
            </w:r>
            <w:r>
              <w:rPr>
                <w:noProof/>
                <w:webHidden/>
              </w:rPr>
              <w:tab/>
            </w:r>
            <w:r>
              <w:rPr>
                <w:noProof/>
                <w:webHidden/>
              </w:rPr>
              <w:fldChar w:fldCharType="begin"/>
            </w:r>
            <w:r>
              <w:rPr>
                <w:noProof/>
                <w:webHidden/>
              </w:rPr>
              <w:instrText xml:space="preserve"> PAGEREF _Toc212401563 \h </w:instrText>
            </w:r>
            <w:r>
              <w:rPr>
                <w:noProof/>
                <w:webHidden/>
              </w:rPr>
            </w:r>
            <w:r>
              <w:rPr>
                <w:noProof/>
                <w:webHidden/>
              </w:rPr>
              <w:fldChar w:fldCharType="separate"/>
            </w:r>
            <w:r>
              <w:rPr>
                <w:noProof/>
                <w:webHidden/>
              </w:rPr>
              <w:t>4</w:t>
            </w:r>
            <w:r>
              <w:rPr>
                <w:noProof/>
                <w:webHidden/>
              </w:rPr>
              <w:fldChar w:fldCharType="end"/>
            </w:r>
          </w:hyperlink>
        </w:p>
        <w:p w14:paraId="3A109601" w14:textId="0A6BB64A"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4" w:history="1">
            <w:r w:rsidRPr="002C6108">
              <w:rPr>
                <w:rStyle w:val="Hyperlink"/>
                <w:rFonts w:ascii="Times New Roman" w:eastAsia="Times New Roman" w:hAnsi="Times New Roman" w:cs="Times New Roman"/>
                <w:b/>
                <w:bCs/>
                <w:noProof/>
              </w:rPr>
              <w:t>1.2.</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shd w:val="clear" w:color="auto" w:fill="FFFFFF"/>
              </w:rPr>
              <w:t>Kiến trúc SQLite trong Flutter</w:t>
            </w:r>
            <w:r>
              <w:rPr>
                <w:noProof/>
                <w:webHidden/>
              </w:rPr>
              <w:tab/>
            </w:r>
            <w:r>
              <w:rPr>
                <w:noProof/>
                <w:webHidden/>
              </w:rPr>
              <w:fldChar w:fldCharType="begin"/>
            </w:r>
            <w:r>
              <w:rPr>
                <w:noProof/>
                <w:webHidden/>
              </w:rPr>
              <w:instrText xml:space="preserve"> PAGEREF _Toc212401564 \h </w:instrText>
            </w:r>
            <w:r>
              <w:rPr>
                <w:noProof/>
                <w:webHidden/>
              </w:rPr>
            </w:r>
            <w:r>
              <w:rPr>
                <w:noProof/>
                <w:webHidden/>
              </w:rPr>
              <w:fldChar w:fldCharType="separate"/>
            </w:r>
            <w:r>
              <w:rPr>
                <w:noProof/>
                <w:webHidden/>
              </w:rPr>
              <w:t>5</w:t>
            </w:r>
            <w:r>
              <w:rPr>
                <w:noProof/>
                <w:webHidden/>
              </w:rPr>
              <w:fldChar w:fldCharType="end"/>
            </w:r>
          </w:hyperlink>
        </w:p>
        <w:p w14:paraId="29576999" w14:textId="76CAD8B0"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5" w:history="1">
            <w:r w:rsidRPr="002C6108">
              <w:rPr>
                <w:rStyle w:val="Hyperlink"/>
                <w:rFonts w:ascii="Times New Roman" w:eastAsia="Times New Roman" w:hAnsi="Times New Roman" w:cs="Times New Roman"/>
                <w:b/>
                <w:bCs/>
                <w:noProof/>
                <w:lang w:eastAsia="vi-VN"/>
              </w:rPr>
              <w:t>1.3.</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lang w:eastAsia="vi-VN"/>
              </w:rPr>
              <w:t>Cấu hình và thiết lập SQLite</w:t>
            </w:r>
            <w:r>
              <w:rPr>
                <w:noProof/>
                <w:webHidden/>
              </w:rPr>
              <w:tab/>
            </w:r>
            <w:r>
              <w:rPr>
                <w:noProof/>
                <w:webHidden/>
              </w:rPr>
              <w:fldChar w:fldCharType="begin"/>
            </w:r>
            <w:r>
              <w:rPr>
                <w:noProof/>
                <w:webHidden/>
              </w:rPr>
              <w:instrText xml:space="preserve"> PAGEREF _Toc212401565 \h </w:instrText>
            </w:r>
            <w:r>
              <w:rPr>
                <w:noProof/>
                <w:webHidden/>
              </w:rPr>
            </w:r>
            <w:r>
              <w:rPr>
                <w:noProof/>
                <w:webHidden/>
              </w:rPr>
              <w:fldChar w:fldCharType="separate"/>
            </w:r>
            <w:r>
              <w:rPr>
                <w:noProof/>
                <w:webHidden/>
              </w:rPr>
              <w:t>5</w:t>
            </w:r>
            <w:r>
              <w:rPr>
                <w:noProof/>
                <w:webHidden/>
              </w:rPr>
              <w:fldChar w:fldCharType="end"/>
            </w:r>
          </w:hyperlink>
        </w:p>
        <w:p w14:paraId="197AE621" w14:textId="7EF153AE"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6" w:history="1">
            <w:r w:rsidRPr="002C6108">
              <w:rPr>
                <w:rStyle w:val="Hyperlink"/>
                <w:rFonts w:ascii="Times New Roman" w:eastAsia="Times New Roman" w:hAnsi="Times New Roman" w:cs="Times New Roman"/>
                <w:b/>
                <w:bCs/>
                <w:noProof/>
              </w:rPr>
              <w:t>1.4.</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shd w:val="clear" w:color="auto" w:fill="FFFFFF"/>
              </w:rPr>
              <w:t>Cú Pháp Tạo bảng và Lưu ý trong SQLite</w:t>
            </w:r>
            <w:r>
              <w:rPr>
                <w:noProof/>
                <w:webHidden/>
              </w:rPr>
              <w:tab/>
            </w:r>
            <w:r>
              <w:rPr>
                <w:noProof/>
                <w:webHidden/>
              </w:rPr>
              <w:fldChar w:fldCharType="begin"/>
            </w:r>
            <w:r>
              <w:rPr>
                <w:noProof/>
                <w:webHidden/>
              </w:rPr>
              <w:instrText xml:space="preserve"> PAGEREF _Toc212401566 \h </w:instrText>
            </w:r>
            <w:r>
              <w:rPr>
                <w:noProof/>
                <w:webHidden/>
              </w:rPr>
            </w:r>
            <w:r>
              <w:rPr>
                <w:noProof/>
                <w:webHidden/>
              </w:rPr>
              <w:fldChar w:fldCharType="separate"/>
            </w:r>
            <w:r>
              <w:rPr>
                <w:noProof/>
                <w:webHidden/>
              </w:rPr>
              <w:t>6</w:t>
            </w:r>
            <w:r>
              <w:rPr>
                <w:noProof/>
                <w:webHidden/>
              </w:rPr>
              <w:fldChar w:fldCharType="end"/>
            </w:r>
          </w:hyperlink>
        </w:p>
        <w:p w14:paraId="1ADB47C6" w14:textId="09C1D0BC"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7" w:history="1">
            <w:r w:rsidRPr="002C6108">
              <w:rPr>
                <w:rStyle w:val="Hyperlink"/>
                <w:rFonts w:ascii="Times New Roman" w:eastAsia="Times New Roman" w:hAnsi="Times New Roman" w:cs="Times New Roman"/>
                <w:b/>
                <w:bCs/>
                <w:noProof/>
              </w:rPr>
              <w:t>1.5.</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shd w:val="clear" w:color="auto" w:fill="FFFFFF"/>
              </w:rPr>
              <w:t>CRUD SQLITE</w:t>
            </w:r>
            <w:r>
              <w:rPr>
                <w:noProof/>
                <w:webHidden/>
              </w:rPr>
              <w:tab/>
            </w:r>
            <w:r>
              <w:rPr>
                <w:noProof/>
                <w:webHidden/>
              </w:rPr>
              <w:fldChar w:fldCharType="begin"/>
            </w:r>
            <w:r>
              <w:rPr>
                <w:noProof/>
                <w:webHidden/>
              </w:rPr>
              <w:instrText xml:space="preserve"> PAGEREF _Toc212401567 \h </w:instrText>
            </w:r>
            <w:r>
              <w:rPr>
                <w:noProof/>
                <w:webHidden/>
              </w:rPr>
            </w:r>
            <w:r>
              <w:rPr>
                <w:noProof/>
                <w:webHidden/>
              </w:rPr>
              <w:fldChar w:fldCharType="separate"/>
            </w:r>
            <w:r>
              <w:rPr>
                <w:noProof/>
                <w:webHidden/>
              </w:rPr>
              <w:t>7</w:t>
            </w:r>
            <w:r>
              <w:rPr>
                <w:noProof/>
                <w:webHidden/>
              </w:rPr>
              <w:fldChar w:fldCharType="end"/>
            </w:r>
          </w:hyperlink>
        </w:p>
        <w:p w14:paraId="695D2ADA" w14:textId="7C38554F"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8" w:history="1">
            <w:r w:rsidRPr="002C6108">
              <w:rPr>
                <w:rStyle w:val="Hyperlink"/>
                <w:rFonts w:ascii="Times New Roman" w:eastAsia="Times New Roman" w:hAnsi="Times New Roman" w:cs="Times New Roman"/>
                <w:b/>
                <w:bCs/>
                <w:noProof/>
              </w:rPr>
              <w:t>1.6.</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shd w:val="clear" w:color="auto" w:fill="FFFFFF"/>
              </w:rPr>
              <w:t>Demo dự án thực tế sử dụng sqlite</w:t>
            </w:r>
            <w:r>
              <w:rPr>
                <w:noProof/>
                <w:webHidden/>
              </w:rPr>
              <w:tab/>
            </w:r>
            <w:r>
              <w:rPr>
                <w:noProof/>
                <w:webHidden/>
              </w:rPr>
              <w:fldChar w:fldCharType="begin"/>
            </w:r>
            <w:r>
              <w:rPr>
                <w:noProof/>
                <w:webHidden/>
              </w:rPr>
              <w:instrText xml:space="preserve"> PAGEREF _Toc212401568 \h </w:instrText>
            </w:r>
            <w:r>
              <w:rPr>
                <w:noProof/>
                <w:webHidden/>
              </w:rPr>
            </w:r>
            <w:r>
              <w:rPr>
                <w:noProof/>
                <w:webHidden/>
              </w:rPr>
              <w:fldChar w:fldCharType="separate"/>
            </w:r>
            <w:r>
              <w:rPr>
                <w:noProof/>
                <w:webHidden/>
              </w:rPr>
              <w:t>9</w:t>
            </w:r>
            <w:r>
              <w:rPr>
                <w:noProof/>
                <w:webHidden/>
              </w:rPr>
              <w:fldChar w:fldCharType="end"/>
            </w:r>
          </w:hyperlink>
        </w:p>
        <w:p w14:paraId="3641E8AE" w14:textId="2ED21533"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69" w:history="1">
            <w:r w:rsidRPr="002C6108">
              <w:rPr>
                <w:rStyle w:val="Hyperlink"/>
                <w:rFonts w:ascii="Times New Roman" w:eastAsia="Times New Roman" w:hAnsi="Times New Roman" w:cs="Times New Roman"/>
                <w:b/>
                <w:bCs/>
                <w:noProof/>
              </w:rPr>
              <w:t>1.7.</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bCs/>
                <w:noProof/>
                <w:shd w:val="clear" w:color="auto" w:fill="FFFFFF"/>
              </w:rPr>
              <w:t>Kết Quả Demo</w:t>
            </w:r>
            <w:r>
              <w:rPr>
                <w:noProof/>
                <w:webHidden/>
              </w:rPr>
              <w:tab/>
            </w:r>
            <w:r>
              <w:rPr>
                <w:noProof/>
                <w:webHidden/>
              </w:rPr>
              <w:fldChar w:fldCharType="begin"/>
            </w:r>
            <w:r>
              <w:rPr>
                <w:noProof/>
                <w:webHidden/>
              </w:rPr>
              <w:instrText xml:space="preserve"> PAGEREF _Toc212401569 \h </w:instrText>
            </w:r>
            <w:r>
              <w:rPr>
                <w:noProof/>
                <w:webHidden/>
              </w:rPr>
            </w:r>
            <w:r>
              <w:rPr>
                <w:noProof/>
                <w:webHidden/>
              </w:rPr>
              <w:fldChar w:fldCharType="separate"/>
            </w:r>
            <w:r>
              <w:rPr>
                <w:noProof/>
                <w:webHidden/>
              </w:rPr>
              <w:t>22</w:t>
            </w:r>
            <w:r>
              <w:rPr>
                <w:noProof/>
                <w:webHidden/>
              </w:rPr>
              <w:fldChar w:fldCharType="end"/>
            </w:r>
          </w:hyperlink>
        </w:p>
        <w:p w14:paraId="19881BE0" w14:textId="7FE5B6A8" w:rsidR="00DA081D" w:rsidRDefault="00DA081D">
          <w:pPr>
            <w:pStyle w:val="TOC1"/>
            <w:tabs>
              <w:tab w:val="left" w:pos="480"/>
              <w:tab w:val="right" w:leader="dot" w:pos="9350"/>
            </w:tabs>
            <w:rPr>
              <w:rFonts w:eastAsiaTheme="minorEastAsia"/>
              <w:noProof/>
              <w:kern w:val="2"/>
              <w:lang w:val="en-US" w:eastAsia="ja-JP"/>
              <w14:ligatures w14:val="standardContextual"/>
            </w:rPr>
          </w:pPr>
          <w:hyperlink w:anchor="_Toc212401570" w:history="1">
            <w:r w:rsidRPr="002C6108">
              <w:rPr>
                <w:rStyle w:val="Hyperlink"/>
                <w:rFonts w:ascii="Times New Roman" w:eastAsia="Times New Roman" w:hAnsi="Times New Roman" w:cs="Times New Roman"/>
                <w:b/>
                <w:noProof/>
                <w:lang w:val="en-US"/>
              </w:rPr>
              <w:t>2.</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lang w:val="en-US"/>
              </w:rPr>
              <w:t>Drift (Moor)</w:t>
            </w:r>
            <w:r>
              <w:rPr>
                <w:noProof/>
                <w:webHidden/>
              </w:rPr>
              <w:tab/>
            </w:r>
            <w:r>
              <w:rPr>
                <w:noProof/>
                <w:webHidden/>
              </w:rPr>
              <w:fldChar w:fldCharType="begin"/>
            </w:r>
            <w:r>
              <w:rPr>
                <w:noProof/>
                <w:webHidden/>
              </w:rPr>
              <w:instrText xml:space="preserve"> PAGEREF _Toc212401570 \h </w:instrText>
            </w:r>
            <w:r>
              <w:rPr>
                <w:noProof/>
                <w:webHidden/>
              </w:rPr>
            </w:r>
            <w:r>
              <w:rPr>
                <w:noProof/>
                <w:webHidden/>
              </w:rPr>
              <w:fldChar w:fldCharType="separate"/>
            </w:r>
            <w:r>
              <w:rPr>
                <w:noProof/>
                <w:webHidden/>
              </w:rPr>
              <w:t>25</w:t>
            </w:r>
            <w:r>
              <w:rPr>
                <w:noProof/>
                <w:webHidden/>
              </w:rPr>
              <w:fldChar w:fldCharType="end"/>
            </w:r>
          </w:hyperlink>
        </w:p>
        <w:p w14:paraId="15A230DA" w14:textId="71AF13D8"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71" w:history="1">
            <w:r w:rsidRPr="002C6108">
              <w:rPr>
                <w:rStyle w:val="Hyperlink"/>
                <w:rFonts w:ascii="Times New Roman" w:eastAsia="Times New Roman" w:hAnsi="Times New Roman" w:cs="Times New Roman"/>
                <w:b/>
                <w:noProof/>
              </w:rPr>
              <w:t>2.1</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lang w:val="en-US"/>
              </w:rPr>
              <w:t>Giới</w:t>
            </w:r>
            <w:r w:rsidRPr="002C6108">
              <w:rPr>
                <w:rStyle w:val="Hyperlink"/>
                <w:rFonts w:ascii="Times New Roman" w:eastAsia="Times New Roman" w:hAnsi="Times New Roman" w:cs="Times New Roman"/>
                <w:b/>
                <w:noProof/>
              </w:rPr>
              <w:t xml:space="preserve"> thiệu:</w:t>
            </w:r>
            <w:r>
              <w:rPr>
                <w:noProof/>
                <w:webHidden/>
              </w:rPr>
              <w:tab/>
            </w:r>
            <w:r>
              <w:rPr>
                <w:noProof/>
                <w:webHidden/>
              </w:rPr>
              <w:fldChar w:fldCharType="begin"/>
            </w:r>
            <w:r>
              <w:rPr>
                <w:noProof/>
                <w:webHidden/>
              </w:rPr>
              <w:instrText xml:space="preserve"> PAGEREF _Toc212401571 \h </w:instrText>
            </w:r>
            <w:r>
              <w:rPr>
                <w:noProof/>
                <w:webHidden/>
              </w:rPr>
            </w:r>
            <w:r>
              <w:rPr>
                <w:noProof/>
                <w:webHidden/>
              </w:rPr>
              <w:fldChar w:fldCharType="separate"/>
            </w:r>
            <w:r>
              <w:rPr>
                <w:noProof/>
                <w:webHidden/>
              </w:rPr>
              <w:t>25</w:t>
            </w:r>
            <w:r>
              <w:rPr>
                <w:noProof/>
                <w:webHidden/>
              </w:rPr>
              <w:fldChar w:fldCharType="end"/>
            </w:r>
          </w:hyperlink>
        </w:p>
        <w:p w14:paraId="0A38D1D2" w14:textId="67BC41AC"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72" w:history="1">
            <w:r w:rsidRPr="002C6108">
              <w:rPr>
                <w:rStyle w:val="Hyperlink"/>
                <w:rFonts w:ascii="Times New Roman" w:eastAsia="Times New Roman" w:hAnsi="Times New Roman" w:cs="Times New Roman"/>
                <w:b/>
                <w:noProof/>
              </w:rPr>
              <w:t>2.2</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rPr>
              <w:t>Cấu hình và thiết lập Drift</w:t>
            </w:r>
            <w:r>
              <w:rPr>
                <w:noProof/>
                <w:webHidden/>
              </w:rPr>
              <w:tab/>
            </w:r>
            <w:r>
              <w:rPr>
                <w:noProof/>
                <w:webHidden/>
              </w:rPr>
              <w:fldChar w:fldCharType="begin"/>
            </w:r>
            <w:r>
              <w:rPr>
                <w:noProof/>
                <w:webHidden/>
              </w:rPr>
              <w:instrText xml:space="preserve"> PAGEREF _Toc212401572 \h </w:instrText>
            </w:r>
            <w:r>
              <w:rPr>
                <w:noProof/>
                <w:webHidden/>
              </w:rPr>
            </w:r>
            <w:r>
              <w:rPr>
                <w:noProof/>
                <w:webHidden/>
              </w:rPr>
              <w:fldChar w:fldCharType="separate"/>
            </w:r>
            <w:r>
              <w:rPr>
                <w:noProof/>
                <w:webHidden/>
              </w:rPr>
              <w:t>25</w:t>
            </w:r>
            <w:r>
              <w:rPr>
                <w:noProof/>
                <w:webHidden/>
              </w:rPr>
              <w:fldChar w:fldCharType="end"/>
            </w:r>
          </w:hyperlink>
        </w:p>
        <w:p w14:paraId="40D628BA" w14:textId="278147B5"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73" w:history="1">
            <w:r w:rsidRPr="002C6108">
              <w:rPr>
                <w:rStyle w:val="Hyperlink"/>
                <w:rFonts w:ascii="Times New Roman" w:eastAsia="Times New Roman" w:hAnsi="Times New Roman" w:cs="Times New Roman"/>
                <w:b/>
                <w:noProof/>
              </w:rPr>
              <w:t>2.3</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rPr>
              <w:t>Ví dụ:</w:t>
            </w:r>
            <w:r>
              <w:rPr>
                <w:noProof/>
                <w:webHidden/>
              </w:rPr>
              <w:tab/>
            </w:r>
            <w:r>
              <w:rPr>
                <w:noProof/>
                <w:webHidden/>
              </w:rPr>
              <w:fldChar w:fldCharType="begin"/>
            </w:r>
            <w:r>
              <w:rPr>
                <w:noProof/>
                <w:webHidden/>
              </w:rPr>
              <w:instrText xml:space="preserve"> PAGEREF _Toc212401573 \h </w:instrText>
            </w:r>
            <w:r>
              <w:rPr>
                <w:noProof/>
                <w:webHidden/>
              </w:rPr>
            </w:r>
            <w:r>
              <w:rPr>
                <w:noProof/>
                <w:webHidden/>
              </w:rPr>
              <w:fldChar w:fldCharType="separate"/>
            </w:r>
            <w:r>
              <w:rPr>
                <w:noProof/>
                <w:webHidden/>
              </w:rPr>
              <w:t>25</w:t>
            </w:r>
            <w:r>
              <w:rPr>
                <w:noProof/>
                <w:webHidden/>
              </w:rPr>
              <w:fldChar w:fldCharType="end"/>
            </w:r>
          </w:hyperlink>
        </w:p>
        <w:p w14:paraId="72E52D53" w14:textId="5226DF75" w:rsidR="00DA081D" w:rsidRDefault="00DA081D">
          <w:pPr>
            <w:pStyle w:val="TOC2"/>
            <w:tabs>
              <w:tab w:val="left" w:pos="960"/>
              <w:tab w:val="right" w:leader="dot" w:pos="9350"/>
            </w:tabs>
            <w:rPr>
              <w:rFonts w:eastAsiaTheme="minorEastAsia"/>
              <w:noProof/>
              <w:kern w:val="2"/>
              <w:lang w:val="en-US" w:eastAsia="ja-JP"/>
              <w14:ligatures w14:val="standardContextual"/>
            </w:rPr>
          </w:pPr>
          <w:hyperlink w:anchor="_Toc212401574" w:history="1">
            <w:r w:rsidRPr="002C6108">
              <w:rPr>
                <w:rStyle w:val="Hyperlink"/>
                <w:rFonts w:ascii="Times New Roman" w:eastAsia="Times New Roman" w:hAnsi="Times New Roman" w:cs="Times New Roman"/>
                <w:b/>
                <w:noProof/>
              </w:rPr>
              <w:t>2.4</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rPr>
              <w:t>Migrate sang Drift</w:t>
            </w:r>
            <w:r>
              <w:rPr>
                <w:noProof/>
                <w:webHidden/>
              </w:rPr>
              <w:tab/>
            </w:r>
            <w:r>
              <w:rPr>
                <w:noProof/>
                <w:webHidden/>
              </w:rPr>
              <w:fldChar w:fldCharType="begin"/>
            </w:r>
            <w:r>
              <w:rPr>
                <w:noProof/>
                <w:webHidden/>
              </w:rPr>
              <w:instrText xml:space="preserve"> PAGEREF _Toc212401574 \h </w:instrText>
            </w:r>
            <w:r>
              <w:rPr>
                <w:noProof/>
                <w:webHidden/>
              </w:rPr>
            </w:r>
            <w:r>
              <w:rPr>
                <w:noProof/>
                <w:webHidden/>
              </w:rPr>
              <w:fldChar w:fldCharType="separate"/>
            </w:r>
            <w:r>
              <w:rPr>
                <w:noProof/>
                <w:webHidden/>
              </w:rPr>
              <w:t>26</w:t>
            </w:r>
            <w:r>
              <w:rPr>
                <w:noProof/>
                <w:webHidden/>
              </w:rPr>
              <w:fldChar w:fldCharType="end"/>
            </w:r>
          </w:hyperlink>
        </w:p>
        <w:p w14:paraId="5D08CD79" w14:textId="0BC9534A" w:rsidR="00DA081D" w:rsidRDefault="00DA081D">
          <w:pPr>
            <w:pStyle w:val="TOC1"/>
            <w:tabs>
              <w:tab w:val="left" w:pos="480"/>
              <w:tab w:val="right" w:leader="dot" w:pos="9350"/>
            </w:tabs>
            <w:rPr>
              <w:rFonts w:eastAsiaTheme="minorEastAsia"/>
              <w:noProof/>
              <w:kern w:val="2"/>
              <w:lang w:val="en-US" w:eastAsia="ja-JP"/>
              <w14:ligatures w14:val="standardContextual"/>
            </w:rPr>
          </w:pPr>
          <w:hyperlink w:anchor="_Toc212401575" w:history="1">
            <w:r w:rsidRPr="002C6108">
              <w:rPr>
                <w:rStyle w:val="Hyperlink"/>
                <w:rFonts w:ascii="Times New Roman" w:eastAsia="Times New Roman" w:hAnsi="Times New Roman" w:cs="Times New Roman"/>
                <w:b/>
                <w:noProof/>
              </w:rPr>
              <w:t>3.</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rPr>
              <w:t>So sánh ưu và nhược điểm migrate sang Drift</w:t>
            </w:r>
            <w:r>
              <w:rPr>
                <w:noProof/>
                <w:webHidden/>
              </w:rPr>
              <w:tab/>
            </w:r>
            <w:r>
              <w:rPr>
                <w:noProof/>
                <w:webHidden/>
              </w:rPr>
              <w:fldChar w:fldCharType="begin"/>
            </w:r>
            <w:r>
              <w:rPr>
                <w:noProof/>
                <w:webHidden/>
              </w:rPr>
              <w:instrText xml:space="preserve"> PAGEREF _Toc212401575 \h </w:instrText>
            </w:r>
            <w:r>
              <w:rPr>
                <w:noProof/>
                <w:webHidden/>
              </w:rPr>
            </w:r>
            <w:r>
              <w:rPr>
                <w:noProof/>
                <w:webHidden/>
              </w:rPr>
              <w:fldChar w:fldCharType="separate"/>
            </w:r>
            <w:r>
              <w:rPr>
                <w:noProof/>
                <w:webHidden/>
              </w:rPr>
              <w:t>29</w:t>
            </w:r>
            <w:r>
              <w:rPr>
                <w:noProof/>
                <w:webHidden/>
              </w:rPr>
              <w:fldChar w:fldCharType="end"/>
            </w:r>
          </w:hyperlink>
        </w:p>
        <w:p w14:paraId="35BF92C5" w14:textId="4E19654E" w:rsidR="00DA081D" w:rsidRDefault="00DA081D">
          <w:pPr>
            <w:pStyle w:val="TOC1"/>
            <w:tabs>
              <w:tab w:val="left" w:pos="480"/>
              <w:tab w:val="right" w:leader="dot" w:pos="9350"/>
            </w:tabs>
            <w:rPr>
              <w:rFonts w:eastAsiaTheme="minorEastAsia"/>
              <w:noProof/>
              <w:kern w:val="2"/>
              <w:lang w:val="en-US" w:eastAsia="ja-JP"/>
              <w14:ligatures w14:val="standardContextual"/>
            </w:rPr>
          </w:pPr>
          <w:hyperlink w:anchor="_Toc212401576" w:history="1">
            <w:r w:rsidRPr="002C6108">
              <w:rPr>
                <w:rStyle w:val="Hyperlink"/>
                <w:rFonts w:ascii="Times New Roman" w:eastAsia="Times New Roman" w:hAnsi="Times New Roman" w:cs="Times New Roman"/>
                <w:b/>
                <w:noProof/>
              </w:rPr>
              <w:t>4.</w:t>
            </w:r>
            <w:r>
              <w:rPr>
                <w:rFonts w:eastAsiaTheme="minorEastAsia"/>
                <w:noProof/>
                <w:kern w:val="2"/>
                <w:lang w:val="en-US" w:eastAsia="ja-JP"/>
                <w14:ligatures w14:val="standardContextual"/>
              </w:rPr>
              <w:tab/>
            </w:r>
            <w:r w:rsidRPr="002C6108">
              <w:rPr>
                <w:rStyle w:val="Hyperlink"/>
                <w:rFonts w:ascii="Times New Roman" w:eastAsia="Times New Roman" w:hAnsi="Times New Roman" w:cs="Times New Roman"/>
                <w:b/>
                <w:noProof/>
              </w:rPr>
              <w:t>So sánh và tối ưu hiệu năng SQLite và Drift</w:t>
            </w:r>
            <w:r>
              <w:rPr>
                <w:noProof/>
                <w:webHidden/>
              </w:rPr>
              <w:tab/>
            </w:r>
            <w:r>
              <w:rPr>
                <w:noProof/>
                <w:webHidden/>
              </w:rPr>
              <w:fldChar w:fldCharType="begin"/>
            </w:r>
            <w:r>
              <w:rPr>
                <w:noProof/>
                <w:webHidden/>
              </w:rPr>
              <w:instrText xml:space="preserve"> PAGEREF _Toc212401576 \h </w:instrText>
            </w:r>
            <w:r>
              <w:rPr>
                <w:noProof/>
                <w:webHidden/>
              </w:rPr>
            </w:r>
            <w:r>
              <w:rPr>
                <w:noProof/>
                <w:webHidden/>
              </w:rPr>
              <w:fldChar w:fldCharType="separate"/>
            </w:r>
            <w:r>
              <w:rPr>
                <w:noProof/>
                <w:webHidden/>
              </w:rPr>
              <w:t>30</w:t>
            </w:r>
            <w:r>
              <w:rPr>
                <w:noProof/>
                <w:webHidden/>
              </w:rPr>
              <w:fldChar w:fldCharType="end"/>
            </w:r>
          </w:hyperlink>
        </w:p>
        <w:p w14:paraId="116E540E" w14:textId="048218F2" w:rsidR="00DA081D" w:rsidRDefault="00DA081D">
          <w:pPr>
            <w:pStyle w:val="TOC1"/>
            <w:tabs>
              <w:tab w:val="right" w:leader="dot" w:pos="9350"/>
            </w:tabs>
            <w:rPr>
              <w:rFonts w:eastAsiaTheme="minorEastAsia"/>
              <w:noProof/>
              <w:kern w:val="2"/>
              <w:lang w:val="en-US" w:eastAsia="ja-JP"/>
              <w14:ligatures w14:val="standardContextual"/>
            </w:rPr>
          </w:pPr>
          <w:hyperlink w:anchor="_Toc212401577" w:history="1">
            <w:r w:rsidRPr="002C6108">
              <w:rPr>
                <w:rStyle w:val="Hyperlink"/>
                <w:rFonts w:ascii="Times New Roman" w:eastAsia="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_Toc212401577 \h </w:instrText>
            </w:r>
            <w:r>
              <w:rPr>
                <w:noProof/>
                <w:webHidden/>
              </w:rPr>
            </w:r>
            <w:r>
              <w:rPr>
                <w:noProof/>
                <w:webHidden/>
              </w:rPr>
              <w:fldChar w:fldCharType="separate"/>
            </w:r>
            <w:r>
              <w:rPr>
                <w:noProof/>
                <w:webHidden/>
              </w:rPr>
              <w:t>32</w:t>
            </w:r>
            <w:r>
              <w:rPr>
                <w:noProof/>
                <w:webHidden/>
              </w:rPr>
              <w:fldChar w:fldCharType="end"/>
            </w:r>
          </w:hyperlink>
        </w:p>
        <w:p w14:paraId="1CB4CFFA" w14:textId="509B514F" w:rsidR="000018F7" w:rsidRDefault="000018F7">
          <w:r>
            <w:rPr>
              <w:b/>
              <w:bCs/>
              <w:noProof/>
            </w:rPr>
            <w:fldChar w:fldCharType="end"/>
          </w:r>
        </w:p>
      </w:sdtContent>
    </w:sdt>
    <w:p w14:paraId="454EE336" w14:textId="77777777" w:rsidR="00254F91" w:rsidRPr="00254F91" w:rsidRDefault="00254F91" w:rsidP="00254F91">
      <w:pPr>
        <w:rPr>
          <w:rFonts w:ascii="Times New Roman" w:eastAsia="Times New Roman" w:hAnsi="Times New Roman" w:cs="Times New Roman"/>
          <w:b/>
          <w:bCs/>
          <w:color w:val="000000" w:themeColor="text1"/>
          <w:sz w:val="28"/>
          <w:szCs w:val="28"/>
        </w:rPr>
      </w:pPr>
    </w:p>
    <w:p w14:paraId="7258B6BA" w14:textId="447F679B" w:rsidR="0026150E" w:rsidRDefault="005246AA" w:rsidP="00E458D4">
      <w:pPr>
        <w:textAlignment w:val="baseline"/>
        <w:rPr>
          <w:rFonts w:asciiTheme="majorHAnsi" w:eastAsia="Times New Roman" w:hAnsiTheme="majorHAnsi" w:cstheme="majorHAnsi"/>
          <w:color w:val="000000" w:themeColor="text1"/>
          <w:sz w:val="18"/>
          <w:szCs w:val="18"/>
          <w:shd w:val="clear" w:color="auto" w:fill="FFFFFF"/>
        </w:rPr>
      </w:pPr>
      <w:r w:rsidRPr="00346241">
        <w:rPr>
          <w:rFonts w:asciiTheme="majorHAnsi" w:eastAsia="Times New Roman" w:hAnsiTheme="majorHAnsi" w:cstheme="majorHAnsi"/>
          <w:color w:val="000000" w:themeColor="text1"/>
          <w:sz w:val="18"/>
          <w:szCs w:val="18"/>
          <w:shd w:val="clear" w:color="auto" w:fill="FFFFFF"/>
        </w:rPr>
        <w:br w:type="page"/>
      </w:r>
    </w:p>
    <w:p w14:paraId="01AEACB0" w14:textId="77777777" w:rsidR="00A43176" w:rsidRPr="00346241" w:rsidRDefault="00A43176" w:rsidP="00E458D4">
      <w:pPr>
        <w:textAlignment w:val="baseline"/>
        <w:rPr>
          <w:rFonts w:asciiTheme="majorHAnsi" w:eastAsia="Times New Roman" w:hAnsiTheme="majorHAnsi" w:cstheme="majorHAnsi"/>
          <w:color w:val="000000" w:themeColor="text1"/>
          <w:sz w:val="18"/>
          <w:szCs w:val="18"/>
          <w:shd w:val="clear" w:color="auto" w:fill="FFFFFF"/>
        </w:rPr>
      </w:pPr>
    </w:p>
    <w:p w14:paraId="4552B42B" w14:textId="5F68D6F6" w:rsidR="00E458D4" w:rsidRPr="00C52974" w:rsidRDefault="00E458D4" w:rsidP="00E458D4">
      <w:pPr>
        <w:jc w:val="center"/>
        <w:textAlignment w:val="baseline"/>
        <w:rPr>
          <w:rFonts w:ascii="Times New Roman" w:eastAsia="Times New Roman" w:hAnsi="Times New Roman" w:cs="Times New Roman"/>
          <w:color w:val="000000" w:themeColor="text1"/>
          <w:sz w:val="32"/>
          <w:szCs w:val="32"/>
        </w:rPr>
      </w:pPr>
      <w:r w:rsidRPr="00C52974">
        <w:rPr>
          <w:rFonts w:ascii="Times New Roman" w:eastAsia="Times New Roman" w:hAnsi="Times New Roman" w:cs="Times New Roman"/>
          <w:b/>
          <w:color w:val="000000" w:themeColor="text1"/>
          <w:sz w:val="32"/>
          <w:szCs w:val="32"/>
          <w:lang w:val="en-US"/>
        </w:rPr>
        <w:t>NỘI DUNG</w:t>
      </w:r>
      <w:r w:rsidRPr="00C52974">
        <w:rPr>
          <w:rFonts w:ascii="Times New Roman" w:eastAsia="Times New Roman" w:hAnsi="Times New Roman" w:cs="Times New Roman"/>
          <w:color w:val="000000" w:themeColor="text1"/>
          <w:sz w:val="32"/>
          <w:szCs w:val="32"/>
        </w:rPr>
        <w:t> </w:t>
      </w:r>
    </w:p>
    <w:p w14:paraId="717024AF" w14:textId="6A3EE430" w:rsidR="007118D9" w:rsidRPr="00D50AEF" w:rsidRDefault="001054F7" w:rsidP="00575B3E">
      <w:pPr>
        <w:pStyle w:val="ListParagraph"/>
        <w:numPr>
          <w:ilvl w:val="0"/>
          <w:numId w:val="1"/>
        </w:numPr>
        <w:textAlignment w:val="baseline"/>
        <w:outlineLvl w:val="0"/>
        <w:rPr>
          <w:rFonts w:ascii="Times New Roman" w:eastAsia="Times New Roman" w:hAnsi="Times New Roman" w:cs="Times New Roman"/>
          <w:b/>
          <w:bCs/>
          <w:color w:val="000000" w:themeColor="text1"/>
          <w:sz w:val="32"/>
          <w:szCs w:val="32"/>
        </w:rPr>
      </w:pPr>
      <w:bookmarkStart w:id="0" w:name="_Toc212392942"/>
      <w:bookmarkStart w:id="1" w:name="_Toc212401562"/>
      <w:r w:rsidRPr="00D50AEF">
        <w:rPr>
          <w:rFonts w:ascii="Times New Roman" w:eastAsia="Times New Roman" w:hAnsi="Times New Roman" w:cs="Times New Roman"/>
          <w:b/>
          <w:bCs/>
          <w:color w:val="000000" w:themeColor="text1"/>
          <w:sz w:val="32"/>
          <w:szCs w:val="32"/>
        </w:rPr>
        <w:t>SQLite</w:t>
      </w:r>
      <w:bookmarkEnd w:id="0"/>
      <w:bookmarkEnd w:id="1"/>
    </w:p>
    <w:p w14:paraId="04F48967" w14:textId="4B32BDAE" w:rsidR="00575B3E" w:rsidRPr="00C52974" w:rsidRDefault="005C21F0" w:rsidP="00C52974">
      <w:pPr>
        <w:pStyle w:val="ListParagraph"/>
        <w:numPr>
          <w:ilvl w:val="1"/>
          <w:numId w:val="1"/>
        </w:numPr>
        <w:ind w:left="900" w:hanging="540"/>
        <w:textAlignment w:val="baseline"/>
        <w:outlineLvl w:val="1"/>
        <w:rPr>
          <w:rFonts w:ascii="Times New Roman" w:eastAsia="Times New Roman" w:hAnsi="Times New Roman" w:cs="Times New Roman"/>
          <w:b/>
          <w:bCs/>
          <w:color w:val="000000" w:themeColor="text1"/>
          <w:sz w:val="28"/>
          <w:szCs w:val="28"/>
        </w:rPr>
      </w:pPr>
      <w:bookmarkStart w:id="2" w:name="_Toc212392943"/>
      <w:bookmarkStart w:id="3" w:name="_Toc212401563"/>
      <w:r w:rsidRPr="00C52974">
        <w:rPr>
          <w:rFonts w:ascii="Times New Roman" w:eastAsia="Times New Roman" w:hAnsi="Times New Roman" w:cs="Times New Roman"/>
          <w:b/>
          <w:bCs/>
          <w:color w:val="000000" w:themeColor="text1"/>
          <w:sz w:val="28"/>
          <w:szCs w:val="28"/>
        </w:rPr>
        <w:t>G</w:t>
      </w:r>
      <w:r w:rsidR="00D50AEF">
        <w:rPr>
          <w:rFonts w:ascii="Times New Roman" w:eastAsia="Times New Roman" w:hAnsi="Times New Roman" w:cs="Times New Roman"/>
          <w:b/>
          <w:bCs/>
          <w:color w:val="000000" w:themeColor="text1"/>
          <w:sz w:val="28"/>
          <w:szCs w:val="28"/>
          <w:lang w:val="en-US"/>
        </w:rPr>
        <w:t>i</w:t>
      </w:r>
      <w:r w:rsidRPr="00C52974">
        <w:rPr>
          <w:rFonts w:ascii="Times New Roman" w:eastAsia="Times New Roman" w:hAnsi="Times New Roman" w:cs="Times New Roman"/>
          <w:b/>
          <w:bCs/>
          <w:color w:val="000000" w:themeColor="text1"/>
          <w:sz w:val="28"/>
          <w:szCs w:val="28"/>
        </w:rPr>
        <w:t>ới thiệu về SQL</w:t>
      </w:r>
      <w:r w:rsidR="00D50AEF">
        <w:rPr>
          <w:rFonts w:ascii="Times New Roman" w:eastAsia="Times New Roman" w:hAnsi="Times New Roman" w:cs="Times New Roman"/>
          <w:b/>
          <w:bCs/>
          <w:color w:val="000000" w:themeColor="text1"/>
          <w:sz w:val="28"/>
          <w:szCs w:val="28"/>
          <w:lang w:val="en-US"/>
        </w:rPr>
        <w:t>it</w:t>
      </w:r>
      <w:r w:rsidRPr="00C52974">
        <w:rPr>
          <w:rFonts w:ascii="Times New Roman" w:eastAsia="Times New Roman" w:hAnsi="Times New Roman" w:cs="Times New Roman"/>
          <w:b/>
          <w:bCs/>
          <w:color w:val="000000" w:themeColor="text1"/>
          <w:sz w:val="28"/>
          <w:szCs w:val="28"/>
        </w:rPr>
        <w:t>e</w:t>
      </w:r>
      <w:bookmarkEnd w:id="2"/>
      <w:bookmarkEnd w:id="3"/>
    </w:p>
    <w:p w14:paraId="10265E8A" w14:textId="15B1B3FB" w:rsidR="005D13D8" w:rsidRPr="00C52974" w:rsidRDefault="00271E80" w:rsidP="00C52974">
      <w:pPr>
        <w:numPr>
          <w:ilvl w:val="0"/>
          <w:numId w:val="2"/>
        </w:numPr>
        <w:spacing w:before="100" w:beforeAutospacing="1" w:after="100" w:afterAutospacing="1"/>
        <w:ind w:left="900"/>
        <w:rPr>
          <w:rFonts w:ascii="Times New Roman" w:eastAsia="Times New Roman" w:hAnsi="Times New Roman" w:cs="Times New Roman"/>
          <w:sz w:val="28"/>
          <w:szCs w:val="28"/>
          <w:lang w:eastAsia="vi-VN"/>
        </w:rPr>
      </w:pPr>
      <w:r w:rsidRPr="00C52974">
        <w:rPr>
          <w:rFonts w:ascii="Times New Roman" w:eastAsia="Times New Roman" w:hAnsi="Times New Roman" w:cs="Times New Roman"/>
          <w:sz w:val="28"/>
          <w:szCs w:val="28"/>
          <w:lang w:eastAsia="vi-VN"/>
        </w:rPr>
        <w:t>SQLite là một thư viện ngôn ngữ C, triển khai một công cụ cơ sở dữ</w:t>
      </w:r>
      <w:r w:rsidRPr="00C52974">
        <w:rPr>
          <w:rFonts w:ascii="Times New Roman" w:eastAsia="Times New Roman" w:hAnsi="Times New Roman" w:cs="Times New Roman"/>
          <w:b/>
          <w:bCs/>
          <w:sz w:val="28"/>
          <w:szCs w:val="28"/>
          <w:lang w:eastAsia="vi-VN"/>
        </w:rPr>
        <w:t xml:space="preserve"> </w:t>
      </w:r>
      <w:r w:rsidRPr="00C52974">
        <w:rPr>
          <w:rFonts w:ascii="Times New Roman" w:eastAsia="Times New Roman" w:hAnsi="Times New Roman" w:cs="Times New Roman"/>
          <w:sz w:val="28"/>
          <w:szCs w:val="28"/>
          <w:lang w:eastAsia="vi-VN"/>
        </w:rPr>
        <w:t xml:space="preserve">liệu SQL </w:t>
      </w:r>
      <w:hyperlink r:id="rId15" w:history="1">
        <w:r w:rsidRPr="00C52974">
          <w:rPr>
            <w:rStyle w:val="Hyperlink"/>
            <w:rFonts w:ascii="Times New Roman" w:eastAsia="Times New Roman" w:hAnsi="Times New Roman" w:cs="Times New Roman"/>
            <w:color w:val="auto"/>
            <w:sz w:val="28"/>
            <w:szCs w:val="28"/>
            <w:u w:val="none"/>
            <w:lang w:eastAsia="vi-VN"/>
          </w:rPr>
          <w:t>nhỏ gọn</w:t>
        </w:r>
      </w:hyperlink>
      <w:r w:rsidRPr="00C52974">
        <w:rPr>
          <w:rFonts w:ascii="Times New Roman" w:eastAsia="Times New Roman" w:hAnsi="Times New Roman" w:cs="Times New Roman"/>
          <w:sz w:val="28"/>
          <w:szCs w:val="28"/>
          <w:lang w:eastAsia="vi-VN"/>
        </w:rPr>
        <w:t xml:space="preserve"> , </w:t>
      </w:r>
      <w:hyperlink r:id="rId16" w:history="1">
        <w:r w:rsidRPr="00C52974">
          <w:rPr>
            <w:rStyle w:val="Hyperlink"/>
            <w:rFonts w:ascii="Times New Roman" w:eastAsia="Times New Roman" w:hAnsi="Times New Roman" w:cs="Times New Roman"/>
            <w:color w:val="auto"/>
            <w:sz w:val="28"/>
            <w:szCs w:val="28"/>
            <w:u w:val="none"/>
            <w:lang w:eastAsia="vi-VN"/>
          </w:rPr>
          <w:t>nhanh chóng</w:t>
        </w:r>
      </w:hyperlink>
      <w:r w:rsidRPr="00C52974">
        <w:rPr>
          <w:rFonts w:ascii="Times New Roman" w:eastAsia="Times New Roman" w:hAnsi="Times New Roman" w:cs="Times New Roman"/>
          <w:sz w:val="28"/>
          <w:szCs w:val="28"/>
          <w:lang w:eastAsia="vi-VN"/>
        </w:rPr>
        <w:t xml:space="preserve"> , </w:t>
      </w:r>
      <w:hyperlink r:id="rId17" w:history="1">
        <w:r w:rsidRPr="00C52974">
          <w:rPr>
            <w:rStyle w:val="Hyperlink"/>
            <w:rFonts w:ascii="Times New Roman" w:eastAsia="Times New Roman" w:hAnsi="Times New Roman" w:cs="Times New Roman"/>
            <w:color w:val="auto"/>
            <w:sz w:val="28"/>
            <w:szCs w:val="28"/>
            <w:u w:val="none"/>
            <w:lang w:eastAsia="vi-VN"/>
          </w:rPr>
          <w:t>độc lập</w:t>
        </w:r>
      </w:hyperlink>
      <w:r w:rsidRPr="00C52974">
        <w:rPr>
          <w:rFonts w:ascii="Times New Roman" w:eastAsia="Times New Roman" w:hAnsi="Times New Roman" w:cs="Times New Roman"/>
          <w:sz w:val="28"/>
          <w:szCs w:val="28"/>
          <w:lang w:eastAsia="vi-VN"/>
        </w:rPr>
        <w:t xml:space="preserve"> , </w:t>
      </w:r>
      <w:hyperlink r:id="rId18" w:history="1">
        <w:r w:rsidRPr="00C52974">
          <w:rPr>
            <w:rStyle w:val="Hyperlink"/>
            <w:rFonts w:ascii="Times New Roman" w:eastAsia="Times New Roman" w:hAnsi="Times New Roman" w:cs="Times New Roman"/>
            <w:color w:val="auto"/>
            <w:sz w:val="28"/>
            <w:szCs w:val="28"/>
            <w:u w:val="none"/>
            <w:lang w:eastAsia="vi-VN"/>
          </w:rPr>
          <w:t>độ tin cậy cao</w:t>
        </w:r>
      </w:hyperlink>
      <w:r w:rsidRPr="00C52974">
        <w:rPr>
          <w:rFonts w:ascii="Times New Roman" w:eastAsia="Times New Roman" w:hAnsi="Times New Roman" w:cs="Times New Roman"/>
          <w:sz w:val="28"/>
          <w:szCs w:val="28"/>
          <w:lang w:eastAsia="vi-VN"/>
        </w:rPr>
        <w:t xml:space="preserve"> và </w:t>
      </w:r>
      <w:hyperlink r:id="rId19" w:history="1">
        <w:r w:rsidRPr="00C52974">
          <w:rPr>
            <w:rStyle w:val="Hyperlink"/>
            <w:rFonts w:ascii="Times New Roman" w:eastAsia="Times New Roman" w:hAnsi="Times New Roman" w:cs="Times New Roman"/>
            <w:color w:val="auto"/>
            <w:sz w:val="28"/>
            <w:szCs w:val="28"/>
            <w:u w:val="none"/>
            <w:lang w:eastAsia="vi-VN"/>
          </w:rPr>
          <w:t>đầy đủ tính năng</w:t>
        </w:r>
      </w:hyperlink>
      <w:r w:rsidR="005D13D8" w:rsidRPr="00C52974">
        <w:rPr>
          <w:rFonts w:ascii="Times New Roman" w:eastAsia="Times New Roman" w:hAnsi="Times New Roman" w:cs="Times New Roman"/>
          <w:sz w:val="28"/>
          <w:szCs w:val="28"/>
          <w:lang w:eastAsia="vi-VN"/>
        </w:rPr>
        <w:t>.</w:t>
      </w:r>
    </w:p>
    <w:p w14:paraId="19982199" w14:textId="68C61FE7" w:rsidR="003D4385" w:rsidRPr="00C52974" w:rsidRDefault="0025197D" w:rsidP="00C52974">
      <w:pPr>
        <w:numPr>
          <w:ilvl w:val="0"/>
          <w:numId w:val="2"/>
        </w:numPr>
        <w:spacing w:before="100" w:beforeAutospacing="1" w:after="100" w:afterAutospacing="1"/>
        <w:ind w:left="900"/>
        <w:rPr>
          <w:rFonts w:ascii="Times New Roman" w:eastAsia="Times New Roman" w:hAnsi="Times New Roman" w:cs="Times New Roman"/>
          <w:sz w:val="28"/>
          <w:szCs w:val="28"/>
          <w:lang w:eastAsia="vi-VN"/>
        </w:rPr>
      </w:pPr>
      <w:r w:rsidRPr="00C52974">
        <w:rPr>
          <w:rFonts w:ascii="Times New Roman" w:eastAsia="Times New Roman" w:hAnsi="Times New Roman" w:cs="Times New Roman"/>
          <w:sz w:val="28"/>
          <w:szCs w:val="28"/>
          <w:lang w:eastAsia="vi-VN"/>
        </w:rPr>
        <w:t xml:space="preserve">SQLite là một thư viện đang được phát triển, triển khai một công cụ cơ sở dữ liệu </w:t>
      </w:r>
      <w:hyperlink r:id="rId20" w:tgtFrame="_blank" w:history="1">
        <w:r w:rsidRPr="00C52974">
          <w:rPr>
            <w:rStyle w:val="Hyperlink"/>
            <w:rFonts w:ascii="Times New Roman" w:eastAsia="Times New Roman" w:hAnsi="Times New Roman" w:cs="Times New Roman"/>
            <w:color w:val="auto"/>
            <w:sz w:val="28"/>
            <w:szCs w:val="28"/>
            <w:u w:val="none"/>
            <w:lang w:eastAsia="vi-VN"/>
          </w:rPr>
          <w:t xml:space="preserve">không </w:t>
        </w:r>
      </w:hyperlink>
      <w:hyperlink r:id="rId21" w:tgtFrame="_blank" w:history="1">
        <w:r w:rsidRPr="00C52974">
          <w:rPr>
            <w:rStyle w:val="Hyperlink"/>
            <w:rFonts w:ascii="Times New Roman" w:eastAsia="Times New Roman" w:hAnsi="Times New Roman" w:cs="Times New Roman"/>
            <w:color w:val="auto"/>
            <w:sz w:val="28"/>
            <w:szCs w:val="28"/>
            <w:u w:val="none"/>
            <w:lang w:eastAsia="vi-VN"/>
          </w:rPr>
          <w:t xml:space="preserve">cần máy </w:t>
        </w:r>
      </w:hyperlink>
      <w:r w:rsidRPr="00C52974">
        <w:rPr>
          <w:rFonts w:ascii="Times New Roman" w:eastAsia="Times New Roman" w:hAnsi="Times New Roman" w:cs="Times New Roman"/>
          <w:sz w:val="28"/>
          <w:szCs w:val="28"/>
          <w:lang w:eastAsia="vi-VN"/>
        </w:rPr>
        <w:t xml:space="preserve">chủ, có sẵn trong Android &amp; iOS, </w:t>
      </w:r>
      <w:hyperlink r:id="rId22" w:tgtFrame="_blank" w:history="1">
        <w:r w:rsidRPr="00C52974">
          <w:rPr>
            <w:rStyle w:val="Hyperlink"/>
            <w:rFonts w:ascii="Times New Roman" w:eastAsia="Times New Roman" w:hAnsi="Times New Roman" w:cs="Times New Roman"/>
            <w:color w:val="auto"/>
            <w:sz w:val="28"/>
            <w:szCs w:val="28"/>
            <w:u w:val="none"/>
            <w:lang w:eastAsia="vi-VN"/>
          </w:rPr>
          <w:t>không cần cấu hình</w:t>
        </w:r>
      </w:hyperlink>
      <w:r w:rsidRPr="00C52974">
        <w:rPr>
          <w:rFonts w:ascii="Times New Roman" w:eastAsia="Times New Roman" w:hAnsi="Times New Roman" w:cs="Times New Roman"/>
          <w:sz w:val="28"/>
          <w:szCs w:val="28"/>
          <w:lang w:eastAsia="vi-VN"/>
        </w:rPr>
        <w:t xml:space="preserve"> và mã nguồn mở.</w:t>
      </w:r>
    </w:p>
    <w:p w14:paraId="0DB744B1" w14:textId="5A3C3768" w:rsidR="003A479B" w:rsidRPr="00104B6F" w:rsidRDefault="007F5B52" w:rsidP="00104B6F">
      <w:pPr>
        <w:spacing w:before="100" w:beforeAutospacing="1" w:after="100" w:afterAutospacing="1"/>
        <w:ind w:left="720"/>
        <w:jc w:val="center"/>
        <w:rPr>
          <w:rFonts w:asciiTheme="majorHAnsi" w:eastAsia="Times New Roman" w:hAnsiTheme="majorHAnsi" w:cstheme="majorHAnsi"/>
          <w:lang w:eastAsia="vi-VN"/>
        </w:rPr>
      </w:pPr>
      <w:r w:rsidRPr="007F5B52">
        <w:rPr>
          <w:rFonts w:asciiTheme="majorHAnsi" w:eastAsia="Times New Roman" w:hAnsiTheme="majorHAnsi" w:cstheme="majorHAnsi"/>
          <w:noProof/>
          <w:lang w:eastAsia="vi-VN"/>
        </w:rPr>
        <w:drawing>
          <wp:inline distT="0" distB="0" distL="0" distR="0" wp14:anchorId="7FB2BB44" wp14:editId="06FD906A">
            <wp:extent cx="2238687" cy="1038370"/>
            <wp:effectExtent l="0" t="0" r="0" b="9525"/>
            <wp:docPr id="123984910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9106" name="Picture 1" descr="A blue and white logo&#10;&#10;AI-generated content may be incorrect."/>
                    <pic:cNvPicPr/>
                  </pic:nvPicPr>
                  <pic:blipFill>
                    <a:blip r:embed="rId23"/>
                    <a:stretch>
                      <a:fillRect/>
                    </a:stretch>
                  </pic:blipFill>
                  <pic:spPr>
                    <a:xfrm>
                      <a:off x="0" y="0"/>
                      <a:ext cx="2238687" cy="1038370"/>
                    </a:xfrm>
                    <a:prstGeom prst="rect">
                      <a:avLst/>
                    </a:prstGeom>
                  </pic:spPr>
                </pic:pic>
              </a:graphicData>
            </a:graphic>
          </wp:inline>
        </w:drawing>
      </w:r>
      <w:r w:rsidR="00163784" w:rsidRPr="00163784">
        <w:rPr>
          <w:rFonts w:asciiTheme="majorHAnsi" w:eastAsia="Times New Roman" w:hAnsiTheme="majorHAnsi" w:cstheme="majorHAnsi"/>
          <w:noProof/>
          <w:lang w:eastAsia="vi-VN"/>
        </w:rPr>
        <w:drawing>
          <wp:inline distT="0" distB="0" distL="0" distR="0" wp14:anchorId="241BCCE1" wp14:editId="51BEEB5B">
            <wp:extent cx="2332741" cy="1007745"/>
            <wp:effectExtent l="0" t="0" r="0" b="1905"/>
            <wp:docPr id="107302663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26632" name="Picture 1" descr="A blue and white logo&#10;&#10;AI-generated content may be incorrect."/>
                    <pic:cNvPicPr/>
                  </pic:nvPicPr>
                  <pic:blipFill>
                    <a:blip r:embed="rId24"/>
                    <a:stretch>
                      <a:fillRect/>
                    </a:stretch>
                  </pic:blipFill>
                  <pic:spPr>
                    <a:xfrm>
                      <a:off x="0" y="0"/>
                      <a:ext cx="2352876" cy="1016443"/>
                    </a:xfrm>
                    <a:prstGeom prst="rect">
                      <a:avLst/>
                    </a:prstGeom>
                  </pic:spPr>
                </pic:pic>
              </a:graphicData>
            </a:graphic>
          </wp:inline>
        </w:drawing>
      </w:r>
    </w:p>
    <w:p w14:paraId="5846221B" w14:textId="2A9C44D3" w:rsidR="00630CAC" w:rsidRPr="00C52974" w:rsidRDefault="00533789" w:rsidP="00630CAC">
      <w:pPr>
        <w:jc w:val="center"/>
        <w:textAlignment w:val="baseline"/>
        <w:rPr>
          <w:rFonts w:ascii="Times New Roman" w:eastAsia="Times New Roman" w:hAnsi="Times New Roman" w:cs="Times New Roman"/>
          <w:i/>
          <w:iCs/>
          <w:sz w:val="28"/>
          <w:szCs w:val="28"/>
          <w:lang w:eastAsia="vi-VN"/>
        </w:rPr>
      </w:pPr>
      <w:r w:rsidRPr="00C52974">
        <w:rPr>
          <w:rFonts w:ascii="Times New Roman" w:eastAsia="Times New Roman" w:hAnsi="Times New Roman" w:cs="Times New Roman"/>
          <w:i/>
          <w:iCs/>
          <w:color w:val="000000" w:themeColor="text1"/>
          <w:sz w:val="28"/>
          <w:szCs w:val="28"/>
          <w:shd w:val="clear" w:color="auto" w:fill="FFFFFF"/>
        </w:rPr>
        <w:t>Hình 1.</w:t>
      </w:r>
      <w:r w:rsidR="001734C6" w:rsidRPr="00C52974">
        <w:rPr>
          <w:rFonts w:ascii="Times New Roman" w:eastAsia="Times New Roman" w:hAnsi="Times New Roman" w:cs="Times New Roman"/>
          <w:i/>
          <w:iCs/>
          <w:color w:val="000000" w:themeColor="text1"/>
          <w:sz w:val="28"/>
          <w:szCs w:val="28"/>
          <w:shd w:val="clear" w:color="auto" w:fill="FFFFFF"/>
        </w:rPr>
        <w:t xml:space="preserve"> Hình ảnh</w:t>
      </w:r>
      <w:r w:rsidRPr="00C52974">
        <w:rPr>
          <w:rFonts w:ascii="Times New Roman" w:eastAsia="Times New Roman" w:hAnsi="Times New Roman" w:cs="Times New Roman"/>
          <w:i/>
          <w:iCs/>
          <w:color w:val="000000" w:themeColor="text1"/>
          <w:sz w:val="28"/>
          <w:szCs w:val="28"/>
          <w:shd w:val="clear" w:color="auto" w:fill="FFFFFF"/>
        </w:rPr>
        <w:t xml:space="preserve"> </w:t>
      </w:r>
      <w:r w:rsidR="001734C6" w:rsidRPr="00C52974">
        <w:rPr>
          <w:rFonts w:ascii="Times New Roman" w:eastAsia="Times New Roman" w:hAnsi="Times New Roman" w:cs="Times New Roman"/>
          <w:i/>
          <w:iCs/>
          <w:sz w:val="28"/>
          <w:szCs w:val="28"/>
          <w:lang w:eastAsia="vi-VN"/>
        </w:rPr>
        <w:t>SQLite là một thư viện ngôn ngữ C</w:t>
      </w:r>
    </w:p>
    <w:p w14:paraId="52EF060A" w14:textId="77777777" w:rsidR="00B45DF2" w:rsidRDefault="00B45DF2" w:rsidP="00630CAC">
      <w:pPr>
        <w:jc w:val="center"/>
        <w:textAlignment w:val="baseline"/>
        <w:rPr>
          <w:rFonts w:asciiTheme="majorHAnsi" w:eastAsia="Times New Roman" w:hAnsiTheme="majorHAnsi" w:cstheme="majorHAnsi"/>
          <w:sz w:val="28"/>
          <w:szCs w:val="28"/>
          <w:lang w:eastAsia="vi-VN"/>
        </w:rPr>
      </w:pPr>
    </w:p>
    <w:p w14:paraId="3D045EC9" w14:textId="653BFFD7" w:rsidR="00B45DF2" w:rsidRPr="00816692" w:rsidRDefault="00A04169" w:rsidP="00630CAC">
      <w:pPr>
        <w:jc w:val="center"/>
        <w:textAlignment w:val="baseline"/>
        <w:rPr>
          <w:rFonts w:asciiTheme="majorHAnsi" w:eastAsia="Times New Roman" w:hAnsiTheme="majorHAnsi" w:cstheme="majorHAnsi"/>
          <w:color w:val="000000" w:themeColor="text1"/>
          <w:sz w:val="28"/>
          <w:szCs w:val="28"/>
          <w:shd w:val="clear" w:color="auto" w:fill="FFFFFF"/>
        </w:rPr>
      </w:pPr>
      <w:r w:rsidRPr="00A04169">
        <w:rPr>
          <w:rFonts w:asciiTheme="majorHAnsi" w:eastAsia="Times New Roman" w:hAnsiTheme="majorHAnsi" w:cstheme="majorHAnsi"/>
          <w:noProof/>
          <w:color w:val="000000" w:themeColor="text1"/>
          <w:sz w:val="28"/>
          <w:szCs w:val="28"/>
          <w:shd w:val="clear" w:color="auto" w:fill="FFFFFF"/>
        </w:rPr>
        <w:drawing>
          <wp:inline distT="0" distB="0" distL="0" distR="0" wp14:anchorId="3525E0FB" wp14:editId="07A11AA6">
            <wp:extent cx="4039164" cy="2915057"/>
            <wp:effectExtent l="0" t="0" r="0" b="0"/>
            <wp:docPr id="1514865091"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5091" name="Picture 1" descr="A graph of a number of blue bars&#10;&#10;AI-generated content may be incorrect."/>
                    <pic:cNvPicPr/>
                  </pic:nvPicPr>
                  <pic:blipFill>
                    <a:blip r:embed="rId25"/>
                    <a:stretch>
                      <a:fillRect/>
                    </a:stretch>
                  </pic:blipFill>
                  <pic:spPr>
                    <a:xfrm>
                      <a:off x="0" y="0"/>
                      <a:ext cx="4039164" cy="2915057"/>
                    </a:xfrm>
                    <a:prstGeom prst="rect">
                      <a:avLst/>
                    </a:prstGeom>
                  </pic:spPr>
                </pic:pic>
              </a:graphicData>
            </a:graphic>
          </wp:inline>
        </w:drawing>
      </w:r>
    </w:p>
    <w:p w14:paraId="6A8CCB43" w14:textId="5A28A4AA" w:rsidR="00C37EEC" w:rsidRPr="00C52974" w:rsidRDefault="00FB19F7" w:rsidP="00C52974">
      <w:pPr>
        <w:ind w:left="1440" w:right="270"/>
        <w:jc w:val="center"/>
        <w:textAlignment w:val="baseline"/>
        <w:rPr>
          <w:rFonts w:ascii="Times New Roman" w:eastAsia="Times New Roman" w:hAnsi="Times New Roman" w:cs="Times New Roman"/>
          <w:i/>
          <w:iCs/>
          <w:color w:val="000000" w:themeColor="text1"/>
          <w:sz w:val="28"/>
          <w:szCs w:val="28"/>
          <w:shd w:val="clear" w:color="auto" w:fill="FFFFFF"/>
        </w:rPr>
      </w:pPr>
      <w:r w:rsidRPr="00C52974">
        <w:rPr>
          <w:rFonts w:ascii="Times New Roman" w:eastAsia="Times New Roman" w:hAnsi="Times New Roman" w:cs="Times New Roman"/>
          <w:i/>
          <w:iCs/>
          <w:color w:val="000000" w:themeColor="text1"/>
          <w:sz w:val="28"/>
          <w:szCs w:val="28"/>
          <w:shd w:val="clear" w:color="auto" w:fill="FFFFFF"/>
        </w:rPr>
        <w:t>Biểu đồ 1. Độ trễ đọc SQLite so với các lần đọc hệ thống tệp trực tiếp.100K hình trung bình 10KB mỗi hình thứ tự ngẫu nhiên khi sử dụng sqlite3_blob_read().</w:t>
      </w:r>
    </w:p>
    <w:p w14:paraId="6F50A707" w14:textId="77777777" w:rsidR="00FE2781" w:rsidRDefault="00FE2781" w:rsidP="00FE2781">
      <w:pPr>
        <w:pStyle w:val="ListParagraph"/>
        <w:textAlignment w:val="baseline"/>
        <w:rPr>
          <w:rFonts w:asciiTheme="majorHAnsi" w:eastAsia="Times New Roman" w:hAnsiTheme="majorHAnsi" w:cstheme="majorHAnsi"/>
          <w:color w:val="000000" w:themeColor="text1"/>
          <w:sz w:val="28"/>
          <w:szCs w:val="28"/>
          <w:shd w:val="clear" w:color="auto" w:fill="FFFFFF"/>
        </w:rPr>
      </w:pPr>
    </w:p>
    <w:p w14:paraId="114ADD57" w14:textId="4D66C85A" w:rsidR="00574127" w:rsidRPr="00C52974" w:rsidRDefault="001C169F" w:rsidP="00C52974">
      <w:pPr>
        <w:pStyle w:val="ListParagraph"/>
        <w:numPr>
          <w:ilvl w:val="0"/>
          <w:numId w:val="3"/>
        </w:numPr>
        <w:ind w:left="900"/>
        <w:textAlignment w:val="baseline"/>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lastRenderedPageBreak/>
        <w:t>SQLite là một cơ sở dữ liệu quan hệ nhúng, mạnh mẽ để lưu trữ dữ liệu có cấu trúc dạng bảng. Tuân theo chuẩn SQL92 =&gt; viết các câu lệnh SQL thuần túy.</w:t>
      </w:r>
    </w:p>
    <w:p w14:paraId="11841077" w14:textId="77777777" w:rsidR="00FE2781" w:rsidRPr="00FE2781" w:rsidRDefault="00FE2781" w:rsidP="00FE2781">
      <w:pPr>
        <w:ind w:left="1440"/>
        <w:textAlignment w:val="baseline"/>
        <w:rPr>
          <w:rFonts w:asciiTheme="majorHAnsi" w:eastAsia="Times New Roman" w:hAnsiTheme="majorHAnsi" w:cstheme="majorHAnsi"/>
          <w:color w:val="000000" w:themeColor="text1"/>
          <w:sz w:val="28"/>
          <w:szCs w:val="28"/>
          <w:shd w:val="clear" w:color="auto" w:fill="FFFFFF"/>
        </w:rPr>
      </w:pPr>
    </w:p>
    <w:p w14:paraId="5C5F17BE" w14:textId="55CDECC1" w:rsidR="001C169F" w:rsidRPr="00574127" w:rsidRDefault="00574127" w:rsidP="00574127">
      <w:pPr>
        <w:textAlignment w:val="baseline"/>
        <w:rPr>
          <w:rFonts w:asciiTheme="majorHAnsi" w:eastAsia="Times New Roman" w:hAnsiTheme="majorHAnsi" w:cstheme="majorHAnsi"/>
          <w:color w:val="000000" w:themeColor="text1"/>
          <w:sz w:val="28"/>
          <w:szCs w:val="28"/>
          <w:shd w:val="clear" w:color="auto" w:fill="FFFFFF"/>
        </w:rPr>
      </w:pPr>
      <w:r w:rsidRPr="00574127">
        <w:rPr>
          <w:noProof/>
        </w:rPr>
        <w:drawing>
          <wp:anchor distT="0" distB="0" distL="114300" distR="114300" simplePos="0" relativeHeight="251664384" behindDoc="0" locked="0" layoutInCell="1" allowOverlap="1" wp14:anchorId="171F8793" wp14:editId="448E71A4">
            <wp:simplePos x="0" y="0"/>
            <wp:positionH relativeFrom="column">
              <wp:posOffset>3230880</wp:posOffset>
            </wp:positionH>
            <wp:positionV relativeFrom="paragraph">
              <wp:posOffset>160020</wp:posOffset>
            </wp:positionV>
            <wp:extent cx="3218815" cy="754380"/>
            <wp:effectExtent l="0" t="0" r="635" b="7620"/>
            <wp:wrapNone/>
            <wp:docPr id="519396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6586"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218815" cy="754380"/>
                    </a:xfrm>
                    <a:prstGeom prst="rect">
                      <a:avLst/>
                    </a:prstGeom>
                  </pic:spPr>
                </pic:pic>
              </a:graphicData>
            </a:graphic>
            <wp14:sizeRelH relativeFrom="margin">
              <wp14:pctWidth>0</wp14:pctWidth>
            </wp14:sizeRelH>
            <wp14:sizeRelV relativeFrom="margin">
              <wp14:pctHeight>0</wp14:pctHeight>
            </wp14:sizeRelV>
          </wp:anchor>
        </w:drawing>
      </w:r>
      <w:r w:rsidRPr="006A73E0">
        <w:rPr>
          <w:noProof/>
          <w:shd w:val="clear" w:color="auto" w:fill="FFFFFF"/>
        </w:rPr>
        <w:drawing>
          <wp:anchor distT="0" distB="0" distL="114300" distR="114300" simplePos="0" relativeHeight="251657216" behindDoc="0" locked="0" layoutInCell="1" allowOverlap="1" wp14:anchorId="4D6AE5A3" wp14:editId="127955AB">
            <wp:simplePos x="0" y="0"/>
            <wp:positionH relativeFrom="margin">
              <wp:posOffset>2600325</wp:posOffset>
            </wp:positionH>
            <wp:positionV relativeFrom="paragraph">
              <wp:posOffset>411480</wp:posOffset>
            </wp:positionV>
            <wp:extent cx="514350" cy="259080"/>
            <wp:effectExtent l="0" t="0" r="0" b="7620"/>
            <wp:wrapNone/>
            <wp:docPr id="161283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6533" name=""/>
                    <pic:cNvPicPr/>
                  </pic:nvPicPr>
                  <pic:blipFill>
                    <a:blip r:embed="rId27">
                      <a:extLst>
                        <a:ext uri="{28A0092B-C50C-407E-A947-70E740481C1C}">
                          <a14:useLocalDpi xmlns:a14="http://schemas.microsoft.com/office/drawing/2010/main" val="0"/>
                        </a:ext>
                      </a:extLst>
                    </a:blip>
                    <a:stretch>
                      <a:fillRect/>
                    </a:stretch>
                  </pic:blipFill>
                  <pic:spPr>
                    <a:xfrm>
                      <a:off x="0" y="0"/>
                      <a:ext cx="514350" cy="259080"/>
                    </a:xfrm>
                    <a:prstGeom prst="rect">
                      <a:avLst/>
                    </a:prstGeom>
                  </pic:spPr>
                </pic:pic>
              </a:graphicData>
            </a:graphic>
            <wp14:sizeRelV relativeFrom="margin">
              <wp14:pctHeight>0</wp14:pctHeight>
            </wp14:sizeRelV>
          </wp:anchor>
        </w:drawing>
      </w:r>
      <w:r w:rsidR="00BC4E46" w:rsidRPr="00BC4E46">
        <w:rPr>
          <w:noProof/>
          <w:shd w:val="clear" w:color="auto" w:fill="FFFFFF"/>
        </w:rPr>
        <w:drawing>
          <wp:inline distT="0" distB="0" distL="0" distR="0" wp14:anchorId="027C1AF1" wp14:editId="2E136A6B">
            <wp:extent cx="2453640" cy="1328286"/>
            <wp:effectExtent l="0" t="0" r="3810" b="5715"/>
            <wp:docPr id="10264780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8033" name="Picture 1" descr="A screenshot of a computer code&#10;&#10;AI-generated content may be incorrect."/>
                    <pic:cNvPicPr/>
                  </pic:nvPicPr>
                  <pic:blipFill>
                    <a:blip r:embed="rId28"/>
                    <a:stretch>
                      <a:fillRect/>
                    </a:stretch>
                  </pic:blipFill>
                  <pic:spPr>
                    <a:xfrm>
                      <a:off x="0" y="0"/>
                      <a:ext cx="2453640" cy="1328286"/>
                    </a:xfrm>
                    <a:prstGeom prst="rect">
                      <a:avLst/>
                    </a:prstGeom>
                  </pic:spPr>
                </pic:pic>
              </a:graphicData>
            </a:graphic>
          </wp:inline>
        </w:drawing>
      </w:r>
      <w:r w:rsidR="006A73E0" w:rsidRPr="006A73E0">
        <w:rPr>
          <w:noProof/>
        </w:rPr>
        <w:t xml:space="preserve"> </w:t>
      </w:r>
    </w:p>
    <w:p w14:paraId="4EDA754C" w14:textId="77777777" w:rsidR="009E4158" w:rsidRPr="00C52974" w:rsidRDefault="005F5C8A" w:rsidP="009E4158">
      <w:pPr>
        <w:jc w:val="center"/>
        <w:textAlignment w:val="baseline"/>
        <w:rPr>
          <w:rFonts w:ascii="Times New Roman" w:eastAsia="Times New Roman" w:hAnsi="Times New Roman" w:cs="Times New Roman"/>
          <w:i/>
          <w:iCs/>
          <w:color w:val="000000" w:themeColor="text1"/>
          <w:sz w:val="28"/>
          <w:szCs w:val="28"/>
          <w:shd w:val="clear" w:color="auto" w:fill="FFFFFF"/>
        </w:rPr>
      </w:pPr>
      <w:r w:rsidRPr="00C52974">
        <w:rPr>
          <w:rFonts w:ascii="Times New Roman" w:eastAsia="Times New Roman" w:hAnsi="Times New Roman" w:cs="Times New Roman"/>
          <w:i/>
          <w:iCs/>
          <w:color w:val="000000" w:themeColor="text1"/>
          <w:sz w:val="28"/>
          <w:szCs w:val="28"/>
          <w:shd w:val="clear" w:color="auto" w:fill="FFFFFF"/>
        </w:rPr>
        <w:t xml:space="preserve">Hình 2. </w:t>
      </w:r>
      <w:r w:rsidR="009E4158" w:rsidRPr="00C52974">
        <w:rPr>
          <w:rFonts w:ascii="Times New Roman" w:eastAsia="Times New Roman" w:hAnsi="Times New Roman" w:cs="Times New Roman"/>
          <w:i/>
          <w:iCs/>
          <w:color w:val="000000" w:themeColor="text1"/>
          <w:sz w:val="28"/>
          <w:szCs w:val="28"/>
          <w:shd w:val="clear" w:color="auto" w:fill="FFFFFF"/>
        </w:rPr>
        <w:t>Minh họa quá trình tạo bảng LinhKien trong SQLite và dữ liệu mẫu được lưu trữ trong bảng sau khi tạo thành công.</w:t>
      </w:r>
    </w:p>
    <w:p w14:paraId="6446359B" w14:textId="1012FDC0" w:rsidR="00B23314" w:rsidRPr="00E540E4" w:rsidRDefault="00B23314" w:rsidP="009E4158">
      <w:pPr>
        <w:textAlignment w:val="baseline"/>
        <w:rPr>
          <w:rFonts w:asciiTheme="majorHAnsi" w:eastAsia="Times New Roman" w:hAnsiTheme="majorHAnsi" w:cstheme="majorHAnsi"/>
          <w:color w:val="000000" w:themeColor="text1"/>
          <w:sz w:val="28"/>
          <w:szCs w:val="28"/>
          <w:shd w:val="clear" w:color="auto" w:fill="FFFFFF"/>
        </w:rPr>
      </w:pPr>
    </w:p>
    <w:p w14:paraId="11B2CC3A" w14:textId="603BDFD4" w:rsidR="0022026C" w:rsidRPr="00C52974" w:rsidRDefault="00C64856" w:rsidP="00C52974">
      <w:pPr>
        <w:pStyle w:val="ListParagraph"/>
        <w:numPr>
          <w:ilvl w:val="1"/>
          <w:numId w:val="1"/>
        </w:numPr>
        <w:ind w:left="900" w:hanging="450"/>
        <w:textAlignment w:val="baseline"/>
        <w:outlineLvl w:val="1"/>
        <w:rPr>
          <w:rFonts w:ascii="Times New Roman" w:eastAsia="Times New Roman" w:hAnsi="Times New Roman" w:cs="Times New Roman"/>
          <w:color w:val="000000" w:themeColor="text1"/>
          <w:sz w:val="28"/>
          <w:szCs w:val="28"/>
          <w:shd w:val="clear" w:color="auto" w:fill="FFFFFF"/>
        </w:rPr>
      </w:pPr>
      <w:bookmarkStart w:id="4" w:name="_Toc212392944"/>
      <w:bookmarkStart w:id="5" w:name="_Toc212401564"/>
      <w:r w:rsidRPr="00C52974">
        <w:rPr>
          <w:rFonts w:ascii="Times New Roman" w:eastAsia="Times New Roman" w:hAnsi="Times New Roman" w:cs="Times New Roman"/>
          <w:b/>
          <w:bCs/>
          <w:color w:val="000000" w:themeColor="text1"/>
          <w:sz w:val="28"/>
          <w:szCs w:val="28"/>
          <w:shd w:val="clear" w:color="auto" w:fill="FFFFFF"/>
        </w:rPr>
        <w:t>Kiến trúc SQLite trong Flutter</w:t>
      </w:r>
      <w:bookmarkEnd w:id="4"/>
      <w:bookmarkEnd w:id="5"/>
    </w:p>
    <w:p w14:paraId="41E1E904" w14:textId="3CF37635" w:rsidR="00187A20" w:rsidRPr="00C52974" w:rsidRDefault="00E549CC" w:rsidP="00C52974">
      <w:pPr>
        <w:pStyle w:val="ListParagraph"/>
        <w:numPr>
          <w:ilvl w:val="0"/>
          <w:numId w:val="3"/>
        </w:numPr>
        <w:ind w:left="900"/>
        <w:textAlignment w:val="baseline"/>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t>Flutter App → sqflite package → SQLite engine</w:t>
      </w:r>
    </w:p>
    <w:p w14:paraId="2E1EBFF7" w14:textId="18D4887F" w:rsidR="00D724C8" w:rsidRDefault="00C652AB" w:rsidP="00C52974">
      <w:pPr>
        <w:spacing w:before="100" w:beforeAutospacing="1" w:after="100" w:afterAutospacing="1"/>
        <w:jc w:val="center"/>
        <w:rPr>
          <w:rFonts w:eastAsia="Times New Roman" w:cstheme="minorHAnsi"/>
          <w:sz w:val="28"/>
          <w:szCs w:val="28"/>
          <w:lang w:eastAsia="vi-VN"/>
        </w:rPr>
      </w:pPr>
      <w:r w:rsidRPr="00C652AB">
        <w:rPr>
          <w:rFonts w:eastAsia="Times New Roman" w:cstheme="minorHAnsi"/>
          <w:noProof/>
          <w:sz w:val="28"/>
          <w:szCs w:val="28"/>
          <w:lang w:eastAsia="vi-VN"/>
        </w:rPr>
        <w:drawing>
          <wp:inline distT="0" distB="0" distL="0" distR="0" wp14:anchorId="3FB5D3DF" wp14:editId="2F5597C7">
            <wp:extent cx="5943600" cy="1706245"/>
            <wp:effectExtent l="0" t="0" r="0" b="8255"/>
            <wp:docPr id="1891331661" name="Picture 1" descr="A yellow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1661" name="Picture 1" descr="A yellow square with black text&#10;&#10;AI-generated content may be incorrect."/>
                    <pic:cNvPicPr/>
                  </pic:nvPicPr>
                  <pic:blipFill>
                    <a:blip r:embed="rId29"/>
                    <a:stretch>
                      <a:fillRect/>
                    </a:stretch>
                  </pic:blipFill>
                  <pic:spPr>
                    <a:xfrm>
                      <a:off x="0" y="0"/>
                      <a:ext cx="5943600" cy="1706245"/>
                    </a:xfrm>
                    <a:prstGeom prst="rect">
                      <a:avLst/>
                    </a:prstGeom>
                  </pic:spPr>
                </pic:pic>
              </a:graphicData>
            </a:graphic>
          </wp:inline>
        </w:drawing>
      </w:r>
    </w:p>
    <w:p w14:paraId="7523E16B" w14:textId="4F6C4EB8" w:rsidR="005122E2" w:rsidRPr="00C52974" w:rsidRDefault="00313625" w:rsidP="00C52974">
      <w:pPr>
        <w:spacing w:before="100" w:beforeAutospacing="1" w:after="100" w:afterAutospacing="1"/>
        <w:ind w:left="630"/>
        <w:jc w:val="center"/>
        <w:rPr>
          <w:rFonts w:ascii="Times New Roman" w:eastAsia="Times New Roman" w:hAnsi="Times New Roman" w:cs="Times New Roman"/>
          <w:i/>
          <w:iCs/>
          <w:sz w:val="28"/>
          <w:szCs w:val="28"/>
          <w:lang w:eastAsia="vi-VN"/>
        </w:rPr>
      </w:pPr>
      <w:r w:rsidRPr="00C52974">
        <w:rPr>
          <w:rFonts w:ascii="Times New Roman" w:eastAsia="Times New Roman" w:hAnsi="Times New Roman" w:cs="Times New Roman"/>
          <w:i/>
          <w:iCs/>
          <w:color w:val="000000" w:themeColor="text1"/>
          <w:sz w:val="28"/>
          <w:szCs w:val="28"/>
          <w:shd w:val="clear" w:color="auto" w:fill="FFFFFF"/>
        </w:rPr>
        <w:t>Hình 3. Minh họa mối quan hệ giữa ứng dụng Flutter, gói sqflite, và SQLite engine</w:t>
      </w:r>
    </w:p>
    <w:p w14:paraId="68F79F3B" w14:textId="77777777" w:rsidR="00BA64E6" w:rsidRPr="00C52974" w:rsidRDefault="00BA64E6" w:rsidP="00C52974">
      <w:pPr>
        <w:numPr>
          <w:ilvl w:val="0"/>
          <w:numId w:val="3"/>
        </w:numPr>
        <w:spacing w:before="100" w:beforeAutospacing="1" w:after="100" w:afterAutospacing="1"/>
        <w:ind w:left="900"/>
        <w:rPr>
          <w:rFonts w:ascii="Times New Roman" w:eastAsia="Times New Roman" w:hAnsi="Times New Roman" w:cs="Times New Roman"/>
          <w:sz w:val="28"/>
          <w:szCs w:val="28"/>
          <w:lang w:eastAsia="vi-VN"/>
        </w:rPr>
      </w:pPr>
      <w:r w:rsidRPr="00C52974">
        <w:rPr>
          <w:rFonts w:ascii="Times New Roman" w:eastAsia="Times New Roman" w:hAnsi="Times New Roman" w:cs="Times New Roman"/>
          <w:sz w:val="28"/>
          <w:szCs w:val="28"/>
          <w:lang w:eastAsia="vi-VN"/>
        </w:rPr>
        <w:t>Flutter App: phần logic &amp; giao diện, viết bằng Dart</w:t>
      </w:r>
    </w:p>
    <w:p w14:paraId="7EA49C6E" w14:textId="77777777" w:rsidR="00BA64E6" w:rsidRPr="00C52974" w:rsidRDefault="00BA64E6" w:rsidP="00C52974">
      <w:pPr>
        <w:numPr>
          <w:ilvl w:val="0"/>
          <w:numId w:val="3"/>
        </w:numPr>
        <w:spacing w:before="100" w:beforeAutospacing="1" w:after="100" w:afterAutospacing="1"/>
        <w:ind w:left="900"/>
        <w:rPr>
          <w:rFonts w:ascii="Times New Roman" w:eastAsia="Times New Roman" w:hAnsi="Times New Roman" w:cs="Times New Roman"/>
          <w:sz w:val="28"/>
          <w:szCs w:val="28"/>
          <w:lang w:eastAsia="vi-VN"/>
        </w:rPr>
      </w:pPr>
      <w:r w:rsidRPr="00C52974">
        <w:rPr>
          <w:rFonts w:ascii="Times New Roman" w:eastAsia="Times New Roman" w:hAnsi="Times New Roman" w:cs="Times New Roman"/>
          <w:sz w:val="28"/>
          <w:szCs w:val="28"/>
          <w:lang w:eastAsia="vi-VN"/>
        </w:rPr>
        <w:t>sqflite package: plugin trung gian giúp Flutter giao tiếp với SQLite thật</w:t>
      </w:r>
    </w:p>
    <w:p w14:paraId="0C122DC9" w14:textId="77777777" w:rsidR="00BA64E6" w:rsidRPr="00C52974" w:rsidRDefault="00BA64E6" w:rsidP="00C52974">
      <w:pPr>
        <w:numPr>
          <w:ilvl w:val="0"/>
          <w:numId w:val="3"/>
        </w:numPr>
        <w:spacing w:before="100" w:beforeAutospacing="1" w:after="100" w:afterAutospacing="1"/>
        <w:ind w:left="900"/>
        <w:rPr>
          <w:rFonts w:ascii="Times New Roman" w:eastAsia="Times New Roman" w:hAnsi="Times New Roman" w:cs="Times New Roman"/>
          <w:sz w:val="28"/>
          <w:szCs w:val="28"/>
          <w:lang w:eastAsia="vi-VN"/>
        </w:rPr>
      </w:pPr>
      <w:r w:rsidRPr="00C52974">
        <w:rPr>
          <w:rFonts w:ascii="Times New Roman" w:eastAsia="Times New Roman" w:hAnsi="Times New Roman" w:cs="Times New Roman"/>
          <w:sz w:val="28"/>
          <w:szCs w:val="28"/>
          <w:lang w:eastAsia="vi-VN"/>
        </w:rPr>
        <w:t>SQLite engine: hệ quản trị CSDL gốc (C) lưu dữ liệu trong file .db trên thiết bị</w:t>
      </w:r>
    </w:p>
    <w:p w14:paraId="340B99A7" w14:textId="2BC9EFFF" w:rsidR="002B0309" w:rsidRPr="00C52974" w:rsidRDefault="00425F48" w:rsidP="00C52974">
      <w:pPr>
        <w:pStyle w:val="ListParagraph"/>
        <w:numPr>
          <w:ilvl w:val="1"/>
          <w:numId w:val="1"/>
        </w:numPr>
        <w:spacing w:before="100" w:beforeAutospacing="1" w:after="100" w:afterAutospacing="1"/>
        <w:ind w:left="900" w:hanging="450"/>
        <w:outlineLvl w:val="1"/>
        <w:rPr>
          <w:rFonts w:ascii="Times New Roman" w:eastAsia="Times New Roman" w:hAnsi="Times New Roman" w:cs="Times New Roman"/>
          <w:sz w:val="28"/>
          <w:szCs w:val="28"/>
          <w:lang w:eastAsia="vi-VN"/>
        </w:rPr>
      </w:pPr>
      <w:bookmarkStart w:id="6" w:name="_Toc212392945"/>
      <w:bookmarkStart w:id="7" w:name="_Toc212401565"/>
      <w:r w:rsidRPr="00C52974">
        <w:rPr>
          <w:rFonts w:ascii="Times New Roman" w:eastAsia="Times New Roman" w:hAnsi="Times New Roman" w:cs="Times New Roman"/>
          <w:b/>
          <w:bCs/>
          <w:sz w:val="28"/>
          <w:szCs w:val="28"/>
          <w:lang w:eastAsia="vi-VN"/>
        </w:rPr>
        <w:t>Cấu hình và thiết lập SQLite</w:t>
      </w:r>
      <w:bookmarkEnd w:id="6"/>
      <w:bookmarkEnd w:id="7"/>
    </w:p>
    <w:p w14:paraId="01377044" w14:textId="0F4D2D9B" w:rsidR="00236243" w:rsidRPr="00C52974" w:rsidRDefault="00236243" w:rsidP="00C52974">
      <w:pPr>
        <w:pStyle w:val="ListParagraph"/>
        <w:numPr>
          <w:ilvl w:val="0"/>
          <w:numId w:val="7"/>
        </w:numPr>
        <w:ind w:left="900"/>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t>B1: Vào</w:t>
      </w:r>
      <w:r w:rsidRPr="00C52974">
        <w:rPr>
          <w:rFonts w:ascii="Times New Roman" w:eastAsia="Times New Roman" w:hAnsi="Times New Roman" w:cs="Times New Roman"/>
          <w:b/>
          <w:bCs/>
          <w:color w:val="000000" w:themeColor="text1"/>
          <w:sz w:val="28"/>
          <w:szCs w:val="28"/>
          <w:shd w:val="clear" w:color="auto" w:fill="FFFFFF"/>
        </w:rPr>
        <w:t xml:space="preserve"> </w:t>
      </w:r>
      <w:hyperlink r:id="rId30" w:history="1">
        <w:r w:rsidRPr="00C52974">
          <w:rPr>
            <w:rStyle w:val="Hyperlink"/>
            <w:rFonts w:ascii="Times New Roman" w:eastAsia="Times New Roman" w:hAnsi="Times New Roman" w:cs="Times New Roman"/>
            <w:b/>
            <w:bCs/>
            <w:i/>
            <w:iCs/>
            <w:sz w:val="28"/>
            <w:szCs w:val="28"/>
            <w:shd w:val="clear" w:color="auto" w:fill="FFFFFF"/>
          </w:rPr>
          <w:t>https://pub.dev/packages/sqflite/install</w:t>
        </w:r>
      </w:hyperlink>
      <w:r w:rsidRPr="00C52974">
        <w:rPr>
          <w:rFonts w:ascii="Times New Roman" w:eastAsia="Times New Roman" w:hAnsi="Times New Roman" w:cs="Times New Roman"/>
          <w:color w:val="000000" w:themeColor="text1"/>
          <w:sz w:val="28"/>
          <w:szCs w:val="28"/>
          <w:shd w:val="clear" w:color="auto" w:fill="FFFFFF"/>
        </w:rPr>
        <w:t xml:space="preserve"> </w:t>
      </w:r>
    </w:p>
    <w:p w14:paraId="46DA9228" w14:textId="77777777" w:rsidR="00236243" w:rsidRPr="00C52974" w:rsidRDefault="00236243" w:rsidP="00C52974">
      <w:pPr>
        <w:pStyle w:val="ListParagraph"/>
        <w:ind w:left="900"/>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b/>
          <w:bCs/>
          <w:i/>
          <w:iCs/>
          <w:color w:val="000000" w:themeColor="text1"/>
          <w:sz w:val="28"/>
          <w:szCs w:val="28"/>
          <w:shd w:val="clear" w:color="auto" w:fill="FFFFFF"/>
        </w:rPr>
        <w:t xml:space="preserve">và </w:t>
      </w:r>
      <w:hyperlink r:id="rId31" w:history="1">
        <w:r w:rsidRPr="00C52974">
          <w:rPr>
            <w:rStyle w:val="Hyperlink"/>
            <w:rFonts w:ascii="Times New Roman" w:eastAsia="Times New Roman" w:hAnsi="Times New Roman" w:cs="Times New Roman"/>
            <w:b/>
            <w:bCs/>
            <w:i/>
            <w:iCs/>
            <w:sz w:val="28"/>
            <w:szCs w:val="28"/>
            <w:shd w:val="clear" w:color="auto" w:fill="FFFFFF"/>
          </w:rPr>
          <w:t>https://pub.dev/packages/path/install</w:t>
        </w:r>
      </w:hyperlink>
    </w:p>
    <w:p w14:paraId="2324D3FE" w14:textId="65B8EC8B" w:rsidR="00511B2F" w:rsidRPr="00C52974" w:rsidRDefault="001F5443" w:rsidP="00C52974">
      <w:pPr>
        <w:pStyle w:val="ListParagraph"/>
        <w:numPr>
          <w:ilvl w:val="0"/>
          <w:numId w:val="7"/>
        </w:numPr>
        <w:ind w:left="900"/>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t>B2: Copy vào file pubspec.yaml như trên</w:t>
      </w:r>
    </w:p>
    <w:p w14:paraId="5D03A105" w14:textId="084A8875" w:rsidR="00236243" w:rsidRDefault="00DF0035" w:rsidP="00511B2F">
      <w:pPr>
        <w:ind w:left="1800"/>
        <w:rPr>
          <w:rFonts w:asciiTheme="majorHAnsi" w:eastAsia="Times New Roman" w:hAnsiTheme="majorHAnsi" w:cstheme="majorHAnsi"/>
          <w:color w:val="000000" w:themeColor="text1"/>
          <w:sz w:val="28"/>
          <w:szCs w:val="28"/>
          <w:shd w:val="clear" w:color="auto" w:fill="FFFFFF"/>
        </w:rPr>
      </w:pPr>
      <w:r w:rsidRPr="00DF0035">
        <w:rPr>
          <w:noProof/>
          <w:shd w:val="clear" w:color="auto" w:fill="FFFFFF"/>
        </w:rPr>
        <w:lastRenderedPageBreak/>
        <w:drawing>
          <wp:inline distT="0" distB="0" distL="0" distR="0" wp14:anchorId="2E619359" wp14:editId="4746E29D">
            <wp:extent cx="3110301" cy="1478280"/>
            <wp:effectExtent l="0" t="0" r="0" b="7620"/>
            <wp:docPr id="623555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5781" name="Picture 1" descr="A screenshot of a computer&#10;&#10;AI-generated content may be incorrect."/>
                    <pic:cNvPicPr/>
                  </pic:nvPicPr>
                  <pic:blipFill>
                    <a:blip r:embed="rId32"/>
                    <a:stretch>
                      <a:fillRect/>
                    </a:stretch>
                  </pic:blipFill>
                  <pic:spPr>
                    <a:xfrm>
                      <a:off x="0" y="0"/>
                      <a:ext cx="3134830" cy="1489938"/>
                    </a:xfrm>
                    <a:prstGeom prst="rect">
                      <a:avLst/>
                    </a:prstGeom>
                  </pic:spPr>
                </pic:pic>
              </a:graphicData>
            </a:graphic>
          </wp:inline>
        </w:drawing>
      </w:r>
    </w:p>
    <w:p w14:paraId="33824CBF" w14:textId="77777777" w:rsidR="00511B2F" w:rsidRDefault="00511B2F" w:rsidP="00511B2F">
      <w:pPr>
        <w:ind w:left="1800"/>
        <w:rPr>
          <w:rFonts w:asciiTheme="majorHAnsi" w:eastAsia="Times New Roman" w:hAnsiTheme="majorHAnsi" w:cstheme="majorHAnsi"/>
          <w:color w:val="000000" w:themeColor="text1"/>
          <w:sz w:val="28"/>
          <w:szCs w:val="28"/>
          <w:shd w:val="clear" w:color="auto" w:fill="FFFFFF"/>
        </w:rPr>
      </w:pPr>
    </w:p>
    <w:p w14:paraId="1956098A" w14:textId="53F00543" w:rsidR="00511B2F" w:rsidRPr="00C52974" w:rsidRDefault="00511B2F" w:rsidP="00511B2F">
      <w:pPr>
        <w:jc w:val="center"/>
        <w:rPr>
          <w:rFonts w:ascii="Times New Roman" w:eastAsia="Times New Roman" w:hAnsi="Times New Roman" w:cs="Times New Roman"/>
          <w:i/>
          <w:iCs/>
          <w:color w:val="000000" w:themeColor="text1"/>
          <w:sz w:val="28"/>
          <w:szCs w:val="28"/>
          <w:shd w:val="clear" w:color="auto" w:fill="FFFFFF"/>
        </w:rPr>
      </w:pPr>
      <w:r w:rsidRPr="00C52974">
        <w:rPr>
          <w:rFonts w:ascii="Times New Roman" w:eastAsia="Times New Roman" w:hAnsi="Times New Roman" w:cs="Times New Roman"/>
          <w:i/>
          <w:iCs/>
          <w:color w:val="000000" w:themeColor="text1"/>
          <w:sz w:val="28"/>
          <w:szCs w:val="28"/>
          <w:shd w:val="clear" w:color="auto" w:fill="FFFFFF"/>
        </w:rPr>
        <w:t>Hình 4. Setup</w:t>
      </w:r>
      <w:r w:rsidR="00164071" w:rsidRPr="00C52974">
        <w:rPr>
          <w:rFonts w:ascii="Times New Roman" w:eastAsia="Times New Roman" w:hAnsi="Times New Roman" w:cs="Times New Roman"/>
          <w:i/>
          <w:iCs/>
          <w:color w:val="000000" w:themeColor="text1"/>
          <w:sz w:val="28"/>
          <w:szCs w:val="28"/>
          <w:shd w:val="clear" w:color="auto" w:fill="FFFFFF"/>
        </w:rPr>
        <w:t xml:space="preserve"> trong</w:t>
      </w:r>
      <w:r w:rsidRPr="00C52974">
        <w:rPr>
          <w:rFonts w:ascii="Times New Roman" w:eastAsia="Times New Roman" w:hAnsi="Times New Roman" w:cs="Times New Roman"/>
          <w:i/>
          <w:iCs/>
          <w:color w:val="000000" w:themeColor="text1"/>
          <w:sz w:val="28"/>
          <w:szCs w:val="28"/>
          <w:shd w:val="clear" w:color="auto" w:fill="FFFFFF"/>
        </w:rPr>
        <w:t xml:space="preserve"> file pubspec.yaml</w:t>
      </w:r>
    </w:p>
    <w:p w14:paraId="3F6CE76D" w14:textId="10D09A49" w:rsidR="0057417C" w:rsidRPr="00C52974" w:rsidRDefault="0057417C" w:rsidP="00C52974">
      <w:pPr>
        <w:pStyle w:val="ListParagraph"/>
        <w:numPr>
          <w:ilvl w:val="0"/>
          <w:numId w:val="7"/>
        </w:numPr>
        <w:ind w:left="900"/>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t>B3: Bấm pub get góc trên bên phải màn hình file pubspec.yaml để install 2 thư viện đó.</w:t>
      </w:r>
    </w:p>
    <w:p w14:paraId="7393138F" w14:textId="759A3D39" w:rsidR="00511B2F" w:rsidRPr="00C52974" w:rsidRDefault="00E12CC5" w:rsidP="00C52974">
      <w:pPr>
        <w:pStyle w:val="ListParagraph"/>
        <w:numPr>
          <w:ilvl w:val="0"/>
          <w:numId w:val="7"/>
        </w:numPr>
        <w:ind w:left="900"/>
        <w:rPr>
          <w:rFonts w:ascii="Times New Roman" w:eastAsia="Times New Roman" w:hAnsi="Times New Roman" w:cs="Times New Roman"/>
          <w:color w:val="000000" w:themeColor="text1"/>
          <w:sz w:val="28"/>
          <w:szCs w:val="28"/>
          <w:shd w:val="clear" w:color="auto" w:fill="FFFFFF"/>
        </w:rPr>
      </w:pPr>
      <w:r w:rsidRPr="00C52974">
        <w:rPr>
          <w:rFonts w:ascii="Times New Roman" w:eastAsia="Times New Roman" w:hAnsi="Times New Roman" w:cs="Times New Roman"/>
          <w:color w:val="000000" w:themeColor="text1"/>
          <w:sz w:val="28"/>
          <w:szCs w:val="28"/>
          <w:shd w:val="clear" w:color="auto" w:fill="FFFFFF"/>
        </w:rPr>
        <w:t>B4: Gọi thư viện:</w:t>
      </w:r>
    </w:p>
    <w:p w14:paraId="50D740B7" w14:textId="70A440A4" w:rsidR="000E2F8D" w:rsidRDefault="000E2F8D" w:rsidP="000E2F8D">
      <w:pPr>
        <w:rPr>
          <w:rFonts w:asciiTheme="majorHAnsi" w:eastAsia="Times New Roman" w:hAnsiTheme="majorHAnsi" w:cstheme="majorHAnsi"/>
          <w:color w:val="000000" w:themeColor="text1"/>
          <w:sz w:val="28"/>
          <w:szCs w:val="28"/>
          <w:shd w:val="clear" w:color="auto" w:fill="FFFFFF"/>
        </w:rPr>
      </w:pPr>
      <w:r w:rsidRPr="000E2F8D">
        <w:rPr>
          <w:rFonts w:asciiTheme="majorHAnsi" w:eastAsia="Times New Roman" w:hAnsiTheme="majorHAnsi" w:cstheme="majorHAnsi"/>
          <w:noProof/>
          <w:color w:val="000000" w:themeColor="text1"/>
          <w:sz w:val="28"/>
          <w:szCs w:val="28"/>
          <w:shd w:val="clear" w:color="auto" w:fill="FFFFFF"/>
        </w:rPr>
        <w:drawing>
          <wp:inline distT="0" distB="0" distL="0" distR="0" wp14:anchorId="3A92060E" wp14:editId="5FC53329">
            <wp:extent cx="5943600" cy="594995"/>
            <wp:effectExtent l="0" t="0" r="0" b="0"/>
            <wp:docPr id="155705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9021" name=""/>
                    <pic:cNvPicPr/>
                  </pic:nvPicPr>
                  <pic:blipFill>
                    <a:blip r:embed="rId33"/>
                    <a:stretch>
                      <a:fillRect/>
                    </a:stretch>
                  </pic:blipFill>
                  <pic:spPr>
                    <a:xfrm>
                      <a:off x="0" y="0"/>
                      <a:ext cx="5943600" cy="594995"/>
                    </a:xfrm>
                    <a:prstGeom prst="rect">
                      <a:avLst/>
                    </a:prstGeom>
                  </pic:spPr>
                </pic:pic>
              </a:graphicData>
            </a:graphic>
          </wp:inline>
        </w:drawing>
      </w:r>
    </w:p>
    <w:p w14:paraId="02CE9DCD" w14:textId="09466876" w:rsidR="006B3047" w:rsidRDefault="006B3047" w:rsidP="000E2F8D">
      <w:pPr>
        <w:rPr>
          <w:rFonts w:asciiTheme="majorHAnsi" w:eastAsia="Times New Roman" w:hAnsiTheme="majorHAnsi" w:cstheme="majorHAnsi"/>
          <w:color w:val="000000" w:themeColor="text1"/>
          <w:sz w:val="28"/>
          <w:szCs w:val="28"/>
          <w:shd w:val="clear" w:color="auto" w:fill="FFFFFF"/>
        </w:rPr>
      </w:pPr>
      <w:r w:rsidRPr="006B3047">
        <w:rPr>
          <w:rFonts w:asciiTheme="majorHAnsi" w:eastAsia="Times New Roman" w:hAnsiTheme="majorHAnsi" w:cstheme="majorHAnsi"/>
          <w:noProof/>
          <w:color w:val="000000" w:themeColor="text1"/>
          <w:sz w:val="28"/>
          <w:szCs w:val="28"/>
          <w:shd w:val="clear" w:color="auto" w:fill="FFFFFF"/>
        </w:rPr>
        <w:drawing>
          <wp:inline distT="0" distB="0" distL="0" distR="0" wp14:anchorId="6D223F18" wp14:editId="4991BBA5">
            <wp:extent cx="5943600" cy="588645"/>
            <wp:effectExtent l="0" t="0" r="0" b="1905"/>
            <wp:docPr id="6846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3761" name=""/>
                    <pic:cNvPicPr/>
                  </pic:nvPicPr>
                  <pic:blipFill>
                    <a:blip r:embed="rId34"/>
                    <a:stretch>
                      <a:fillRect/>
                    </a:stretch>
                  </pic:blipFill>
                  <pic:spPr>
                    <a:xfrm>
                      <a:off x="0" y="0"/>
                      <a:ext cx="5943600" cy="588645"/>
                    </a:xfrm>
                    <a:prstGeom prst="rect">
                      <a:avLst/>
                    </a:prstGeom>
                  </pic:spPr>
                </pic:pic>
              </a:graphicData>
            </a:graphic>
          </wp:inline>
        </w:drawing>
      </w:r>
    </w:p>
    <w:p w14:paraId="373B5010" w14:textId="390FA540" w:rsidR="00164071" w:rsidRPr="00C52974" w:rsidRDefault="00164071" w:rsidP="00164071">
      <w:pPr>
        <w:jc w:val="center"/>
        <w:rPr>
          <w:rFonts w:ascii="Times New Roman" w:eastAsia="Times New Roman" w:hAnsi="Times New Roman" w:cs="Times New Roman"/>
          <w:i/>
          <w:iCs/>
          <w:color w:val="000000" w:themeColor="text1"/>
          <w:sz w:val="28"/>
          <w:szCs w:val="28"/>
          <w:shd w:val="clear" w:color="auto" w:fill="FFFFFF"/>
        </w:rPr>
      </w:pPr>
      <w:r>
        <w:rPr>
          <w:rFonts w:asciiTheme="majorHAnsi" w:eastAsia="Times New Roman" w:hAnsiTheme="majorHAnsi" w:cstheme="majorHAnsi"/>
          <w:color w:val="000000" w:themeColor="text1"/>
          <w:sz w:val="28"/>
          <w:szCs w:val="28"/>
          <w:shd w:val="clear" w:color="auto" w:fill="FFFFFF"/>
        </w:rPr>
        <w:tab/>
      </w:r>
      <w:r w:rsidRPr="00C52974">
        <w:rPr>
          <w:rFonts w:ascii="Times New Roman" w:eastAsia="Times New Roman" w:hAnsi="Times New Roman" w:cs="Times New Roman"/>
          <w:i/>
          <w:iCs/>
          <w:color w:val="000000" w:themeColor="text1"/>
          <w:sz w:val="28"/>
          <w:szCs w:val="28"/>
          <w:shd w:val="clear" w:color="auto" w:fill="FFFFFF"/>
        </w:rPr>
        <w:t>Hình 5. Setup thư viện</w:t>
      </w:r>
    </w:p>
    <w:p w14:paraId="2D3964B4" w14:textId="0ECF08F2" w:rsidR="00164071" w:rsidRPr="00C52974" w:rsidRDefault="00810362" w:rsidP="00FA6B6E">
      <w:pPr>
        <w:pStyle w:val="ListParagraph"/>
        <w:numPr>
          <w:ilvl w:val="1"/>
          <w:numId w:val="1"/>
        </w:numPr>
        <w:ind w:left="900" w:hanging="450"/>
        <w:outlineLvl w:val="1"/>
        <w:rPr>
          <w:rFonts w:ascii="Times New Roman" w:eastAsia="Times New Roman" w:hAnsi="Times New Roman" w:cs="Times New Roman"/>
          <w:color w:val="000000" w:themeColor="text1"/>
          <w:sz w:val="28"/>
          <w:szCs w:val="28"/>
          <w:shd w:val="clear" w:color="auto" w:fill="FFFFFF"/>
        </w:rPr>
      </w:pPr>
      <w:bookmarkStart w:id="8" w:name="_Toc212401566"/>
      <w:r w:rsidRPr="00C52974">
        <w:rPr>
          <w:rFonts w:ascii="Times New Roman" w:eastAsia="Times New Roman" w:hAnsi="Times New Roman" w:cs="Times New Roman"/>
          <w:b/>
          <w:bCs/>
          <w:color w:val="000000" w:themeColor="text1"/>
          <w:sz w:val="28"/>
          <w:szCs w:val="28"/>
          <w:shd w:val="clear" w:color="auto" w:fill="FFFFFF"/>
        </w:rPr>
        <w:t>Cú Pháp Tạo bảng và Lưu ý</w:t>
      </w:r>
      <w:r w:rsidR="00571374" w:rsidRPr="00C52974">
        <w:rPr>
          <w:rFonts w:ascii="Times New Roman" w:eastAsia="Times New Roman" w:hAnsi="Times New Roman" w:cs="Times New Roman"/>
          <w:b/>
          <w:bCs/>
          <w:color w:val="000000" w:themeColor="text1"/>
          <w:sz w:val="28"/>
          <w:szCs w:val="28"/>
          <w:shd w:val="clear" w:color="auto" w:fill="FFFFFF"/>
        </w:rPr>
        <w:t xml:space="preserve"> trong SQLite</w:t>
      </w:r>
      <w:bookmarkEnd w:id="8"/>
    </w:p>
    <w:p w14:paraId="1938A2FD" w14:textId="09FE318E" w:rsidR="000C02EB" w:rsidRDefault="00D224AF" w:rsidP="000C02EB">
      <w:pPr>
        <w:rPr>
          <w:rFonts w:asciiTheme="majorHAnsi" w:eastAsia="Times New Roman" w:hAnsiTheme="majorHAnsi" w:cstheme="majorHAnsi"/>
          <w:color w:val="000000" w:themeColor="text1"/>
          <w:sz w:val="28"/>
          <w:szCs w:val="28"/>
          <w:shd w:val="clear" w:color="auto" w:fill="FFFFFF"/>
        </w:rPr>
      </w:pPr>
      <w:r w:rsidRPr="00D224AF">
        <w:rPr>
          <w:rFonts w:asciiTheme="majorHAnsi" w:eastAsia="Times New Roman" w:hAnsiTheme="majorHAnsi" w:cstheme="majorHAnsi"/>
          <w:noProof/>
          <w:color w:val="000000" w:themeColor="text1"/>
          <w:sz w:val="28"/>
          <w:szCs w:val="28"/>
          <w:shd w:val="clear" w:color="auto" w:fill="FFFFFF"/>
        </w:rPr>
        <w:drawing>
          <wp:inline distT="0" distB="0" distL="0" distR="0" wp14:anchorId="7D530904" wp14:editId="4B77414F">
            <wp:extent cx="5915851" cy="1991003"/>
            <wp:effectExtent l="0" t="0" r="8890" b="9525"/>
            <wp:docPr id="40410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5240" name="Picture 1"/>
                    <pic:cNvPicPr/>
                  </pic:nvPicPr>
                  <pic:blipFill>
                    <a:blip r:embed="rId35"/>
                    <a:stretch>
                      <a:fillRect/>
                    </a:stretch>
                  </pic:blipFill>
                  <pic:spPr>
                    <a:xfrm>
                      <a:off x="0" y="0"/>
                      <a:ext cx="5915851" cy="1991003"/>
                    </a:xfrm>
                    <a:prstGeom prst="rect">
                      <a:avLst/>
                    </a:prstGeom>
                  </pic:spPr>
                </pic:pic>
              </a:graphicData>
            </a:graphic>
          </wp:inline>
        </w:drawing>
      </w:r>
    </w:p>
    <w:p w14:paraId="14FA1187" w14:textId="03BCEF74" w:rsidR="005B553E" w:rsidRPr="000C02EB" w:rsidRDefault="0057368A" w:rsidP="000C02EB">
      <w:pPr>
        <w:rPr>
          <w:rFonts w:asciiTheme="majorHAnsi" w:eastAsia="Times New Roman" w:hAnsiTheme="majorHAnsi" w:cstheme="majorHAnsi"/>
          <w:color w:val="000000" w:themeColor="text1"/>
          <w:sz w:val="28"/>
          <w:szCs w:val="28"/>
          <w:shd w:val="clear" w:color="auto" w:fill="FFFFFF"/>
        </w:rPr>
      </w:pPr>
      <w:r w:rsidRPr="0057368A">
        <w:rPr>
          <w:rFonts w:asciiTheme="majorHAnsi" w:eastAsia="Times New Roman" w:hAnsiTheme="majorHAnsi" w:cstheme="majorHAnsi"/>
          <w:noProof/>
          <w:color w:val="000000" w:themeColor="text1"/>
          <w:sz w:val="28"/>
          <w:szCs w:val="28"/>
          <w:shd w:val="clear" w:color="auto" w:fill="FFFFFF"/>
        </w:rPr>
        <w:drawing>
          <wp:inline distT="0" distB="0" distL="0" distR="0" wp14:anchorId="52731943" wp14:editId="00BB5E21">
            <wp:extent cx="2869547" cy="1341120"/>
            <wp:effectExtent l="0" t="0" r="7620" b="0"/>
            <wp:docPr id="16871544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4452" name="Picture 1" descr="A screenshot of a computer code&#10;&#10;AI-generated content may be incorrect."/>
                    <pic:cNvPicPr/>
                  </pic:nvPicPr>
                  <pic:blipFill>
                    <a:blip r:embed="rId36"/>
                    <a:stretch>
                      <a:fillRect/>
                    </a:stretch>
                  </pic:blipFill>
                  <pic:spPr>
                    <a:xfrm>
                      <a:off x="0" y="0"/>
                      <a:ext cx="2873729" cy="1343074"/>
                    </a:xfrm>
                    <a:prstGeom prst="rect">
                      <a:avLst/>
                    </a:prstGeom>
                  </pic:spPr>
                </pic:pic>
              </a:graphicData>
            </a:graphic>
          </wp:inline>
        </w:drawing>
      </w:r>
      <w:r w:rsidR="00F05E91" w:rsidRPr="00F05E91">
        <w:rPr>
          <w:noProof/>
        </w:rPr>
        <w:t xml:space="preserve"> </w:t>
      </w:r>
      <w:r w:rsidR="00F05E91" w:rsidRPr="00F05E91">
        <w:rPr>
          <w:rFonts w:asciiTheme="majorHAnsi" w:eastAsia="Times New Roman" w:hAnsiTheme="majorHAnsi" w:cstheme="majorHAnsi"/>
          <w:noProof/>
          <w:color w:val="000000" w:themeColor="text1"/>
          <w:sz w:val="28"/>
          <w:szCs w:val="28"/>
          <w:shd w:val="clear" w:color="auto" w:fill="FFFFFF"/>
        </w:rPr>
        <w:drawing>
          <wp:inline distT="0" distB="0" distL="0" distR="0" wp14:anchorId="62B16F7F" wp14:editId="5ACA0849">
            <wp:extent cx="2914071" cy="1127760"/>
            <wp:effectExtent l="0" t="0" r="635" b="0"/>
            <wp:docPr id="27445749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7499" name="Picture 1" descr="A close-up of a text&#10;&#10;AI-generated content may be incorrect."/>
                    <pic:cNvPicPr/>
                  </pic:nvPicPr>
                  <pic:blipFill>
                    <a:blip r:embed="rId37"/>
                    <a:stretch>
                      <a:fillRect/>
                    </a:stretch>
                  </pic:blipFill>
                  <pic:spPr>
                    <a:xfrm>
                      <a:off x="0" y="0"/>
                      <a:ext cx="2979616" cy="1153126"/>
                    </a:xfrm>
                    <a:prstGeom prst="rect">
                      <a:avLst/>
                    </a:prstGeom>
                  </pic:spPr>
                </pic:pic>
              </a:graphicData>
            </a:graphic>
          </wp:inline>
        </w:drawing>
      </w:r>
    </w:p>
    <w:p w14:paraId="0729813E" w14:textId="6FF02CF0" w:rsidR="00164071" w:rsidRDefault="00AF4FE4" w:rsidP="000E2F8D">
      <w:pPr>
        <w:rPr>
          <w:rFonts w:asciiTheme="majorHAnsi" w:eastAsia="Times New Roman" w:hAnsiTheme="majorHAnsi" w:cstheme="majorHAnsi"/>
          <w:color w:val="000000" w:themeColor="text1"/>
          <w:sz w:val="28"/>
          <w:szCs w:val="28"/>
          <w:shd w:val="clear" w:color="auto" w:fill="FFFFFF"/>
        </w:rPr>
      </w:pPr>
      <w:r w:rsidRPr="00AF4FE4">
        <w:rPr>
          <w:rFonts w:asciiTheme="majorHAnsi" w:eastAsia="Times New Roman" w:hAnsiTheme="majorHAnsi" w:cstheme="majorHAnsi"/>
          <w:noProof/>
          <w:color w:val="000000" w:themeColor="text1"/>
          <w:sz w:val="28"/>
          <w:szCs w:val="28"/>
          <w:shd w:val="clear" w:color="auto" w:fill="FFFFFF"/>
        </w:rPr>
        <w:drawing>
          <wp:inline distT="0" distB="0" distL="0" distR="0" wp14:anchorId="6BF8F0B1" wp14:editId="483699BB">
            <wp:extent cx="3667637" cy="504895"/>
            <wp:effectExtent l="0" t="0" r="9525" b="9525"/>
            <wp:docPr id="199691710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7100" name="Picture 1" descr="A close up of words&#10;&#10;AI-generated content may be incorrect."/>
                    <pic:cNvPicPr/>
                  </pic:nvPicPr>
                  <pic:blipFill>
                    <a:blip r:embed="rId38"/>
                    <a:stretch>
                      <a:fillRect/>
                    </a:stretch>
                  </pic:blipFill>
                  <pic:spPr>
                    <a:xfrm>
                      <a:off x="0" y="0"/>
                      <a:ext cx="3667637" cy="504895"/>
                    </a:xfrm>
                    <a:prstGeom prst="rect">
                      <a:avLst/>
                    </a:prstGeom>
                  </pic:spPr>
                </pic:pic>
              </a:graphicData>
            </a:graphic>
          </wp:inline>
        </w:drawing>
      </w:r>
    </w:p>
    <w:p w14:paraId="205CB207" w14:textId="5D084F8D" w:rsidR="00571374" w:rsidRPr="00C52974" w:rsidRDefault="00571374" w:rsidP="00571374">
      <w:pPr>
        <w:jc w:val="center"/>
        <w:rPr>
          <w:rFonts w:ascii="Times New Roman" w:eastAsia="Times New Roman" w:hAnsi="Times New Roman" w:cs="Times New Roman"/>
          <w:i/>
          <w:iCs/>
          <w:color w:val="000000" w:themeColor="text1"/>
          <w:sz w:val="28"/>
          <w:szCs w:val="28"/>
          <w:shd w:val="clear" w:color="auto" w:fill="FFFFFF"/>
        </w:rPr>
      </w:pPr>
      <w:r w:rsidRPr="00C52974">
        <w:rPr>
          <w:rFonts w:ascii="Times New Roman" w:eastAsia="Times New Roman" w:hAnsi="Times New Roman" w:cs="Times New Roman"/>
          <w:i/>
          <w:iCs/>
          <w:color w:val="000000" w:themeColor="text1"/>
          <w:sz w:val="28"/>
          <w:szCs w:val="28"/>
          <w:shd w:val="clear" w:color="auto" w:fill="FFFFFF"/>
        </w:rPr>
        <w:t>Hình 6. Cú pháp và ví dụ về tạo bảng trong SQLite</w:t>
      </w:r>
    </w:p>
    <w:p w14:paraId="34189913" w14:textId="64119567" w:rsidR="00096B2D" w:rsidRDefault="0096769F" w:rsidP="0096769F">
      <w:pPr>
        <w:jc w:val="center"/>
        <w:rPr>
          <w:rFonts w:asciiTheme="majorHAnsi" w:eastAsia="Times New Roman" w:hAnsiTheme="majorHAnsi" w:cstheme="majorHAnsi"/>
          <w:color w:val="000000" w:themeColor="text1"/>
          <w:sz w:val="28"/>
          <w:szCs w:val="28"/>
          <w:shd w:val="clear" w:color="auto" w:fill="FFFFFF"/>
        </w:rPr>
      </w:pPr>
      <w:r w:rsidRPr="0096769F">
        <w:rPr>
          <w:rFonts w:asciiTheme="majorHAnsi" w:eastAsia="Times New Roman" w:hAnsiTheme="majorHAnsi" w:cstheme="majorHAnsi"/>
          <w:noProof/>
          <w:color w:val="000000" w:themeColor="text1"/>
          <w:sz w:val="28"/>
          <w:szCs w:val="28"/>
          <w:shd w:val="clear" w:color="auto" w:fill="FFFFFF"/>
        </w:rPr>
        <w:lastRenderedPageBreak/>
        <w:drawing>
          <wp:inline distT="0" distB="0" distL="0" distR="0" wp14:anchorId="7FE42C2C" wp14:editId="7800C6E0">
            <wp:extent cx="4486901" cy="1971950"/>
            <wp:effectExtent l="0" t="0" r="9525" b="9525"/>
            <wp:docPr id="77506145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61458" name="Picture 1" descr="A white rectangular object with black text&#10;&#10;AI-generated content may be incorrect."/>
                    <pic:cNvPicPr/>
                  </pic:nvPicPr>
                  <pic:blipFill>
                    <a:blip r:embed="rId39"/>
                    <a:stretch>
                      <a:fillRect/>
                    </a:stretch>
                  </pic:blipFill>
                  <pic:spPr>
                    <a:xfrm>
                      <a:off x="0" y="0"/>
                      <a:ext cx="4486901" cy="1971950"/>
                    </a:xfrm>
                    <a:prstGeom prst="rect">
                      <a:avLst/>
                    </a:prstGeom>
                  </pic:spPr>
                </pic:pic>
              </a:graphicData>
            </a:graphic>
          </wp:inline>
        </w:drawing>
      </w:r>
    </w:p>
    <w:p w14:paraId="574AAD01" w14:textId="1646C909" w:rsidR="0096769F" w:rsidRPr="00C52974" w:rsidRDefault="0096769F" w:rsidP="0096769F">
      <w:pPr>
        <w:jc w:val="center"/>
        <w:rPr>
          <w:rFonts w:ascii="Times New Roman" w:eastAsia="Times New Roman" w:hAnsi="Times New Roman" w:cs="Times New Roman"/>
          <w:i/>
          <w:iCs/>
          <w:color w:val="000000" w:themeColor="text1"/>
          <w:sz w:val="28"/>
          <w:szCs w:val="28"/>
          <w:shd w:val="clear" w:color="auto" w:fill="FFFFFF"/>
        </w:rPr>
      </w:pPr>
      <w:r w:rsidRPr="00C52974">
        <w:rPr>
          <w:rFonts w:ascii="Times New Roman" w:eastAsia="Times New Roman" w:hAnsi="Times New Roman" w:cs="Times New Roman"/>
          <w:i/>
          <w:iCs/>
          <w:color w:val="000000" w:themeColor="text1"/>
          <w:sz w:val="28"/>
          <w:szCs w:val="28"/>
          <w:shd w:val="clear" w:color="auto" w:fill="FFFFFF"/>
        </w:rPr>
        <w:t>Hình 7. Các kiểu dữ liệu SQLite hỗ trợ</w:t>
      </w:r>
    </w:p>
    <w:p w14:paraId="252FA87B" w14:textId="30E37E55" w:rsidR="0096769F" w:rsidRPr="00C52974" w:rsidRDefault="00CB4447" w:rsidP="001E05B7">
      <w:pPr>
        <w:pStyle w:val="ListParagraph"/>
        <w:numPr>
          <w:ilvl w:val="1"/>
          <w:numId w:val="1"/>
        </w:numPr>
        <w:outlineLvl w:val="1"/>
        <w:rPr>
          <w:rFonts w:ascii="Times New Roman" w:eastAsia="Times New Roman" w:hAnsi="Times New Roman" w:cs="Times New Roman"/>
          <w:color w:val="000000" w:themeColor="text1"/>
          <w:sz w:val="28"/>
          <w:szCs w:val="28"/>
          <w:shd w:val="clear" w:color="auto" w:fill="FFFFFF"/>
        </w:rPr>
      </w:pPr>
      <w:bookmarkStart w:id="9" w:name="_Toc212401567"/>
      <w:r w:rsidRPr="00C52974">
        <w:rPr>
          <w:rFonts w:ascii="Times New Roman" w:eastAsia="Times New Roman" w:hAnsi="Times New Roman" w:cs="Times New Roman"/>
          <w:b/>
          <w:bCs/>
          <w:color w:val="000000" w:themeColor="text1"/>
          <w:sz w:val="28"/>
          <w:szCs w:val="28"/>
          <w:shd w:val="clear" w:color="auto" w:fill="FFFFFF"/>
        </w:rPr>
        <w:t>CRUD SQLITE</w:t>
      </w:r>
      <w:bookmarkEnd w:id="9"/>
    </w:p>
    <w:p w14:paraId="2AA283E7" w14:textId="2C0E76B6" w:rsidR="00CB4447" w:rsidRPr="00F249C4" w:rsidRDefault="00C85F01" w:rsidP="00DA081D">
      <w:pPr>
        <w:pStyle w:val="ListParagraph"/>
        <w:numPr>
          <w:ilvl w:val="2"/>
          <w:numId w:val="1"/>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b/>
          <w:bCs/>
          <w:color w:val="000000" w:themeColor="text1"/>
          <w:sz w:val="28"/>
          <w:szCs w:val="28"/>
          <w:shd w:val="clear" w:color="auto" w:fill="FFFFFF"/>
        </w:rPr>
        <w:t>C</w:t>
      </w:r>
      <w:r w:rsidR="00F249C4" w:rsidRPr="00F249C4">
        <w:rPr>
          <w:rFonts w:ascii="Times New Roman" w:eastAsia="Times New Roman" w:hAnsi="Times New Roman" w:cs="Times New Roman"/>
          <w:b/>
          <w:bCs/>
          <w:color w:val="000000" w:themeColor="text1"/>
          <w:sz w:val="28"/>
          <w:szCs w:val="28"/>
          <w:shd w:val="clear" w:color="auto" w:fill="FFFFFF"/>
          <w:lang w:val="en-US"/>
        </w:rPr>
        <w:t xml:space="preserve"> </w:t>
      </w:r>
      <w:r w:rsidRPr="00F249C4">
        <w:rPr>
          <w:rFonts w:ascii="Times New Roman" w:eastAsia="Times New Roman" w:hAnsi="Times New Roman" w:cs="Times New Roman"/>
          <w:b/>
          <w:bCs/>
          <w:color w:val="000000" w:themeColor="text1"/>
          <w:sz w:val="28"/>
          <w:szCs w:val="28"/>
          <w:shd w:val="clear" w:color="auto" w:fill="FFFFFF"/>
        </w:rPr>
        <w:t>(Create)</w:t>
      </w:r>
    </w:p>
    <w:p w14:paraId="52F7F071" w14:textId="44399464" w:rsidR="007539C6" w:rsidRPr="00F249C4" w:rsidRDefault="00171251" w:rsidP="00F249C4">
      <w:pPr>
        <w:pStyle w:val="ListParagraph"/>
        <w:numPr>
          <w:ilvl w:val="0"/>
          <w:numId w:val="13"/>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color w:val="000000" w:themeColor="text1"/>
          <w:sz w:val="28"/>
          <w:szCs w:val="28"/>
          <w:shd w:val="clear" w:color="auto" w:fill="FFFFFF"/>
        </w:rPr>
        <w:t>C trong SQLITE giúp chúng ta thêm dữ liệu mới vào bảng</w:t>
      </w:r>
    </w:p>
    <w:p w14:paraId="206CE3BC" w14:textId="77777777" w:rsidR="00622B96" w:rsidRPr="00622B96" w:rsidRDefault="00622B96" w:rsidP="00622B96">
      <w:pPr>
        <w:rPr>
          <w:rFonts w:asciiTheme="majorHAnsi" w:eastAsia="Times New Roman" w:hAnsiTheme="majorHAnsi" w:cstheme="majorHAnsi"/>
          <w:color w:val="000000" w:themeColor="text1"/>
          <w:sz w:val="28"/>
          <w:szCs w:val="28"/>
          <w:shd w:val="clear" w:color="auto" w:fill="FFFFFF"/>
        </w:rPr>
      </w:pPr>
    </w:p>
    <w:p w14:paraId="4C4C5BEC" w14:textId="4C937F43" w:rsidR="009C1D9A" w:rsidRDefault="001A5DE2" w:rsidP="009C1D9A">
      <w:pPr>
        <w:rPr>
          <w:rFonts w:asciiTheme="majorHAnsi" w:eastAsia="Times New Roman" w:hAnsiTheme="majorHAnsi" w:cstheme="majorHAnsi"/>
          <w:color w:val="000000" w:themeColor="text1"/>
          <w:sz w:val="28"/>
          <w:szCs w:val="28"/>
          <w:shd w:val="clear" w:color="auto" w:fill="FFFFFF"/>
        </w:rPr>
      </w:pPr>
      <w:r w:rsidRPr="001A5DE2">
        <w:rPr>
          <w:rFonts w:asciiTheme="majorHAnsi" w:eastAsia="Times New Roman" w:hAnsiTheme="majorHAnsi" w:cstheme="majorHAnsi"/>
          <w:noProof/>
          <w:color w:val="000000" w:themeColor="text1"/>
          <w:sz w:val="28"/>
          <w:szCs w:val="28"/>
          <w:shd w:val="clear" w:color="auto" w:fill="FFFFFF"/>
        </w:rPr>
        <w:drawing>
          <wp:inline distT="0" distB="0" distL="0" distR="0" wp14:anchorId="518618A3" wp14:editId="381027AA">
            <wp:extent cx="5943600" cy="1071880"/>
            <wp:effectExtent l="0" t="0" r="0" b="0"/>
            <wp:docPr id="199091809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8093" name="Picture 1" descr="A close-up of a computer code&#10;&#10;AI-generated content may be incorrect."/>
                    <pic:cNvPicPr/>
                  </pic:nvPicPr>
                  <pic:blipFill>
                    <a:blip r:embed="rId40"/>
                    <a:stretch>
                      <a:fillRect/>
                    </a:stretch>
                  </pic:blipFill>
                  <pic:spPr>
                    <a:xfrm>
                      <a:off x="0" y="0"/>
                      <a:ext cx="5943600" cy="1071880"/>
                    </a:xfrm>
                    <a:prstGeom prst="rect">
                      <a:avLst/>
                    </a:prstGeom>
                  </pic:spPr>
                </pic:pic>
              </a:graphicData>
            </a:graphic>
          </wp:inline>
        </w:drawing>
      </w:r>
    </w:p>
    <w:p w14:paraId="0B9CD6F3" w14:textId="5A9384EC" w:rsidR="00A52E58" w:rsidRPr="009C1D9A" w:rsidRDefault="00293F99" w:rsidP="009C1D9A">
      <w:pPr>
        <w:rPr>
          <w:rFonts w:asciiTheme="majorHAnsi" w:eastAsia="Times New Roman" w:hAnsiTheme="majorHAnsi" w:cstheme="majorHAnsi"/>
          <w:color w:val="000000" w:themeColor="text1"/>
          <w:sz w:val="28"/>
          <w:szCs w:val="28"/>
          <w:shd w:val="clear" w:color="auto" w:fill="FFFFFF"/>
        </w:rPr>
      </w:pPr>
      <w:r w:rsidRPr="00293F99">
        <w:rPr>
          <w:rFonts w:asciiTheme="majorHAnsi" w:eastAsia="Times New Roman" w:hAnsiTheme="majorHAnsi" w:cstheme="majorHAnsi"/>
          <w:noProof/>
          <w:color w:val="000000" w:themeColor="text1"/>
          <w:sz w:val="28"/>
          <w:szCs w:val="28"/>
          <w:shd w:val="clear" w:color="auto" w:fill="FFFFFF"/>
        </w:rPr>
        <w:drawing>
          <wp:inline distT="0" distB="0" distL="0" distR="0" wp14:anchorId="178CE4B2" wp14:editId="7178B962">
            <wp:extent cx="5906324" cy="2800741"/>
            <wp:effectExtent l="0" t="0" r="0" b="0"/>
            <wp:docPr id="367658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890" name="Picture 1" descr="A diagram of a diagram&#10;&#10;AI-generated content may be incorrect."/>
                    <pic:cNvPicPr/>
                  </pic:nvPicPr>
                  <pic:blipFill>
                    <a:blip r:embed="rId41"/>
                    <a:stretch>
                      <a:fillRect/>
                    </a:stretch>
                  </pic:blipFill>
                  <pic:spPr>
                    <a:xfrm>
                      <a:off x="0" y="0"/>
                      <a:ext cx="5906324" cy="2800741"/>
                    </a:xfrm>
                    <a:prstGeom prst="rect">
                      <a:avLst/>
                    </a:prstGeom>
                  </pic:spPr>
                </pic:pic>
              </a:graphicData>
            </a:graphic>
          </wp:inline>
        </w:drawing>
      </w:r>
    </w:p>
    <w:p w14:paraId="41771950" w14:textId="64F3A785" w:rsidR="007D03F7" w:rsidRPr="00F249C4" w:rsidRDefault="00171251" w:rsidP="007D03F7">
      <w:pPr>
        <w:jc w:val="center"/>
        <w:rPr>
          <w:rFonts w:ascii="Times New Roman" w:eastAsia="Times New Roman" w:hAnsi="Times New Roman" w:cs="Times New Roman"/>
          <w:i/>
          <w:iCs/>
          <w:color w:val="000000" w:themeColor="text1"/>
          <w:sz w:val="28"/>
          <w:szCs w:val="28"/>
          <w:shd w:val="clear" w:color="auto" w:fill="FFFFFF"/>
        </w:rPr>
      </w:pPr>
      <w:r w:rsidRPr="00F249C4">
        <w:rPr>
          <w:rFonts w:ascii="Times New Roman" w:eastAsia="Times New Roman" w:hAnsi="Times New Roman" w:cs="Times New Roman"/>
          <w:i/>
          <w:iCs/>
          <w:color w:val="000000" w:themeColor="text1"/>
          <w:sz w:val="28"/>
          <w:szCs w:val="28"/>
          <w:shd w:val="clear" w:color="auto" w:fill="FFFFFF"/>
        </w:rPr>
        <w:t xml:space="preserve">Hình 8. Cấu trúc tạo dữ liệu </w:t>
      </w:r>
      <w:r w:rsidR="007D03F7" w:rsidRPr="00F249C4">
        <w:rPr>
          <w:rFonts w:ascii="Times New Roman" w:eastAsia="Times New Roman" w:hAnsi="Times New Roman" w:cs="Times New Roman"/>
          <w:i/>
          <w:iCs/>
          <w:color w:val="000000" w:themeColor="text1"/>
          <w:sz w:val="28"/>
          <w:szCs w:val="28"/>
          <w:shd w:val="clear" w:color="auto" w:fill="FFFFFF"/>
        </w:rPr>
        <w:t>trong bảng SQLite</w:t>
      </w:r>
    </w:p>
    <w:p w14:paraId="219F0875" w14:textId="63564C0C" w:rsidR="007D03F7" w:rsidRPr="00DA081D" w:rsidRDefault="009717ED" w:rsidP="00DA081D">
      <w:pPr>
        <w:pStyle w:val="ListParagraph"/>
        <w:numPr>
          <w:ilvl w:val="2"/>
          <w:numId w:val="1"/>
        </w:numPr>
        <w:ind w:left="1440"/>
        <w:rPr>
          <w:rFonts w:ascii="Times New Roman" w:eastAsia="Times New Roman" w:hAnsi="Times New Roman" w:cs="Times New Roman"/>
          <w:color w:val="000000" w:themeColor="text1"/>
          <w:sz w:val="28"/>
          <w:szCs w:val="28"/>
          <w:shd w:val="clear" w:color="auto" w:fill="FFFFFF"/>
        </w:rPr>
      </w:pPr>
      <w:r w:rsidRPr="00DA081D">
        <w:rPr>
          <w:rFonts w:ascii="Times New Roman" w:eastAsia="Times New Roman" w:hAnsi="Times New Roman" w:cs="Times New Roman"/>
          <w:b/>
          <w:bCs/>
          <w:color w:val="000000" w:themeColor="text1"/>
          <w:sz w:val="28"/>
          <w:szCs w:val="28"/>
          <w:shd w:val="clear" w:color="auto" w:fill="FFFFFF"/>
        </w:rPr>
        <w:t>R(Read)</w:t>
      </w:r>
    </w:p>
    <w:p w14:paraId="6AE0FB48" w14:textId="180682A0" w:rsidR="009717ED" w:rsidRPr="00F249C4" w:rsidRDefault="00FA534D" w:rsidP="00F249C4">
      <w:pPr>
        <w:pStyle w:val="ListParagraph"/>
        <w:numPr>
          <w:ilvl w:val="0"/>
          <w:numId w:val="13"/>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color w:val="000000" w:themeColor="text1"/>
          <w:sz w:val="28"/>
          <w:szCs w:val="28"/>
          <w:shd w:val="clear" w:color="auto" w:fill="FFFFFF"/>
        </w:rPr>
        <w:t>R trong SQLITE giúp chúng ta đọc dữ liệu từ cơ sở dữ liệu</w:t>
      </w:r>
    </w:p>
    <w:p w14:paraId="7809E150" w14:textId="357778DE" w:rsidR="00FA534D" w:rsidRDefault="00F31607" w:rsidP="00F249C4">
      <w:pPr>
        <w:jc w:val="center"/>
        <w:rPr>
          <w:rFonts w:asciiTheme="majorHAnsi" w:eastAsia="Times New Roman" w:hAnsiTheme="majorHAnsi" w:cstheme="majorHAnsi"/>
          <w:color w:val="000000" w:themeColor="text1"/>
          <w:sz w:val="28"/>
          <w:szCs w:val="28"/>
          <w:shd w:val="clear" w:color="auto" w:fill="FFFFFF"/>
        </w:rPr>
      </w:pPr>
      <w:r w:rsidRPr="00F31607">
        <w:rPr>
          <w:rFonts w:asciiTheme="majorHAnsi" w:eastAsia="Times New Roman" w:hAnsiTheme="majorHAnsi" w:cstheme="majorHAnsi"/>
          <w:noProof/>
          <w:color w:val="000000" w:themeColor="text1"/>
          <w:sz w:val="28"/>
          <w:szCs w:val="28"/>
          <w:shd w:val="clear" w:color="auto" w:fill="FFFFFF"/>
        </w:rPr>
        <w:lastRenderedPageBreak/>
        <w:drawing>
          <wp:inline distT="0" distB="0" distL="0" distR="0" wp14:anchorId="04D140E5" wp14:editId="3B186D11">
            <wp:extent cx="4282440" cy="1093029"/>
            <wp:effectExtent l="0" t="0" r="3810" b="0"/>
            <wp:docPr id="102715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67" name="Picture 1" descr="A computer code with text&#10;&#10;AI-generated content may be incorrect."/>
                    <pic:cNvPicPr/>
                  </pic:nvPicPr>
                  <pic:blipFill>
                    <a:blip r:embed="rId42"/>
                    <a:stretch>
                      <a:fillRect/>
                    </a:stretch>
                  </pic:blipFill>
                  <pic:spPr>
                    <a:xfrm>
                      <a:off x="0" y="0"/>
                      <a:ext cx="4323880" cy="1103606"/>
                    </a:xfrm>
                    <a:prstGeom prst="rect">
                      <a:avLst/>
                    </a:prstGeom>
                  </pic:spPr>
                </pic:pic>
              </a:graphicData>
            </a:graphic>
          </wp:inline>
        </w:drawing>
      </w:r>
    </w:p>
    <w:p w14:paraId="043B026B" w14:textId="206A67D4" w:rsidR="00F31607" w:rsidRDefault="00AF6453" w:rsidP="00F249C4">
      <w:pPr>
        <w:jc w:val="center"/>
        <w:rPr>
          <w:rFonts w:asciiTheme="majorHAnsi" w:eastAsia="Times New Roman" w:hAnsiTheme="majorHAnsi" w:cstheme="majorHAnsi"/>
          <w:color w:val="000000" w:themeColor="text1"/>
          <w:sz w:val="28"/>
          <w:szCs w:val="28"/>
          <w:shd w:val="clear" w:color="auto" w:fill="FFFFFF"/>
        </w:rPr>
      </w:pPr>
      <w:r w:rsidRPr="00AF6453">
        <w:rPr>
          <w:rFonts w:asciiTheme="majorHAnsi" w:eastAsia="Times New Roman" w:hAnsiTheme="majorHAnsi" w:cstheme="majorHAnsi"/>
          <w:noProof/>
          <w:color w:val="000000" w:themeColor="text1"/>
          <w:sz w:val="28"/>
          <w:szCs w:val="28"/>
          <w:shd w:val="clear" w:color="auto" w:fill="FFFFFF"/>
        </w:rPr>
        <w:drawing>
          <wp:inline distT="0" distB="0" distL="0" distR="0" wp14:anchorId="2C0EFA58" wp14:editId="1F612003">
            <wp:extent cx="4236720" cy="1980927"/>
            <wp:effectExtent l="0" t="0" r="0" b="635"/>
            <wp:docPr id="749922551" name="Picture 1" descr="A blue arrow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2551" name="Picture 1" descr="A blue arrow with black text&#10;&#10;AI-generated content may be incorrect."/>
                    <pic:cNvPicPr/>
                  </pic:nvPicPr>
                  <pic:blipFill>
                    <a:blip r:embed="rId43"/>
                    <a:stretch>
                      <a:fillRect/>
                    </a:stretch>
                  </pic:blipFill>
                  <pic:spPr>
                    <a:xfrm>
                      <a:off x="0" y="0"/>
                      <a:ext cx="4270322" cy="1996638"/>
                    </a:xfrm>
                    <a:prstGeom prst="rect">
                      <a:avLst/>
                    </a:prstGeom>
                  </pic:spPr>
                </pic:pic>
              </a:graphicData>
            </a:graphic>
          </wp:inline>
        </w:drawing>
      </w:r>
    </w:p>
    <w:p w14:paraId="3EA3A545" w14:textId="77777777" w:rsidR="00AF6453" w:rsidRPr="00FA534D" w:rsidRDefault="00AF6453" w:rsidP="00FA534D">
      <w:pPr>
        <w:rPr>
          <w:rFonts w:asciiTheme="majorHAnsi" w:eastAsia="Times New Roman" w:hAnsiTheme="majorHAnsi" w:cstheme="majorHAnsi"/>
          <w:color w:val="000000" w:themeColor="text1"/>
          <w:sz w:val="28"/>
          <w:szCs w:val="28"/>
          <w:shd w:val="clear" w:color="auto" w:fill="FFFFFF"/>
        </w:rPr>
      </w:pPr>
    </w:p>
    <w:p w14:paraId="68422AC2" w14:textId="6DF6AF86" w:rsidR="00AF6453" w:rsidRPr="00F249C4" w:rsidRDefault="00AF6453" w:rsidP="00AF6453">
      <w:pPr>
        <w:jc w:val="center"/>
        <w:rPr>
          <w:rFonts w:ascii="Times New Roman" w:eastAsia="Times New Roman" w:hAnsi="Times New Roman" w:cs="Times New Roman"/>
          <w:i/>
          <w:iCs/>
          <w:color w:val="000000" w:themeColor="text1"/>
          <w:sz w:val="28"/>
          <w:szCs w:val="28"/>
          <w:shd w:val="clear" w:color="auto" w:fill="FFFFFF"/>
        </w:rPr>
      </w:pPr>
      <w:r w:rsidRPr="00F249C4">
        <w:rPr>
          <w:rFonts w:ascii="Times New Roman" w:eastAsia="Times New Roman" w:hAnsi="Times New Roman" w:cs="Times New Roman"/>
          <w:i/>
          <w:iCs/>
          <w:color w:val="000000" w:themeColor="text1"/>
          <w:sz w:val="28"/>
          <w:szCs w:val="28"/>
          <w:shd w:val="clear" w:color="auto" w:fill="FFFFFF"/>
        </w:rPr>
        <w:t xml:space="preserve">Hình </w:t>
      </w:r>
      <w:r w:rsidR="00153B61" w:rsidRPr="00F249C4">
        <w:rPr>
          <w:rFonts w:ascii="Times New Roman" w:eastAsia="Times New Roman" w:hAnsi="Times New Roman" w:cs="Times New Roman"/>
          <w:i/>
          <w:iCs/>
          <w:color w:val="000000" w:themeColor="text1"/>
          <w:sz w:val="28"/>
          <w:szCs w:val="28"/>
          <w:shd w:val="clear" w:color="auto" w:fill="FFFFFF"/>
        </w:rPr>
        <w:t>9</w:t>
      </w:r>
      <w:r w:rsidRPr="00F249C4">
        <w:rPr>
          <w:rFonts w:ascii="Times New Roman" w:eastAsia="Times New Roman" w:hAnsi="Times New Roman" w:cs="Times New Roman"/>
          <w:i/>
          <w:iCs/>
          <w:color w:val="000000" w:themeColor="text1"/>
          <w:sz w:val="28"/>
          <w:szCs w:val="28"/>
          <w:shd w:val="clear" w:color="auto" w:fill="FFFFFF"/>
        </w:rPr>
        <w:t xml:space="preserve">. Cấu trúc </w:t>
      </w:r>
      <w:r w:rsidR="00153B61" w:rsidRPr="00F249C4">
        <w:rPr>
          <w:rFonts w:ascii="Times New Roman" w:eastAsia="Times New Roman" w:hAnsi="Times New Roman" w:cs="Times New Roman"/>
          <w:i/>
          <w:iCs/>
          <w:color w:val="000000" w:themeColor="text1"/>
          <w:sz w:val="28"/>
          <w:szCs w:val="28"/>
          <w:shd w:val="clear" w:color="auto" w:fill="FFFFFF"/>
        </w:rPr>
        <w:t>đọc</w:t>
      </w:r>
      <w:r w:rsidRPr="00F249C4">
        <w:rPr>
          <w:rFonts w:ascii="Times New Roman" w:eastAsia="Times New Roman" w:hAnsi="Times New Roman" w:cs="Times New Roman"/>
          <w:i/>
          <w:iCs/>
          <w:color w:val="000000" w:themeColor="text1"/>
          <w:sz w:val="28"/>
          <w:szCs w:val="28"/>
          <w:shd w:val="clear" w:color="auto" w:fill="FFFFFF"/>
        </w:rPr>
        <w:t xml:space="preserve"> dữ liệu trong bảng SQLite</w:t>
      </w:r>
    </w:p>
    <w:p w14:paraId="59F29863" w14:textId="542EDD9D" w:rsidR="00654EB2" w:rsidRPr="00F249C4" w:rsidRDefault="0058227C" w:rsidP="00DA081D">
      <w:pPr>
        <w:pStyle w:val="ListParagraph"/>
        <w:numPr>
          <w:ilvl w:val="2"/>
          <w:numId w:val="1"/>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b/>
          <w:bCs/>
          <w:color w:val="000000" w:themeColor="text1"/>
          <w:sz w:val="28"/>
          <w:szCs w:val="28"/>
          <w:shd w:val="clear" w:color="auto" w:fill="FFFFFF"/>
        </w:rPr>
        <w:t>U(UPDATE)</w:t>
      </w:r>
    </w:p>
    <w:p w14:paraId="427B0926" w14:textId="6AAFCBC2" w:rsidR="0058227C" w:rsidRPr="00F249C4" w:rsidRDefault="000A3B8A" w:rsidP="00F249C4">
      <w:pPr>
        <w:pStyle w:val="ListParagraph"/>
        <w:numPr>
          <w:ilvl w:val="0"/>
          <w:numId w:val="13"/>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color w:val="000000" w:themeColor="text1"/>
          <w:sz w:val="28"/>
          <w:szCs w:val="28"/>
          <w:shd w:val="clear" w:color="auto" w:fill="FFFFFF"/>
        </w:rPr>
        <w:t>U trong SQLITE giúp chúng ta cập nhật dữ liệu từ cơ sở dữ liệu</w:t>
      </w:r>
    </w:p>
    <w:p w14:paraId="406DBF9C" w14:textId="7DE6C260" w:rsidR="00742CF1" w:rsidRDefault="00812FD8" w:rsidP="00F249C4">
      <w:pPr>
        <w:jc w:val="center"/>
        <w:rPr>
          <w:rFonts w:asciiTheme="majorHAnsi" w:eastAsia="Times New Roman" w:hAnsiTheme="majorHAnsi" w:cstheme="majorHAnsi"/>
          <w:color w:val="000000" w:themeColor="text1"/>
          <w:sz w:val="28"/>
          <w:szCs w:val="28"/>
          <w:shd w:val="clear" w:color="auto" w:fill="FFFFFF"/>
        </w:rPr>
      </w:pPr>
      <w:r w:rsidRPr="00812FD8">
        <w:rPr>
          <w:rFonts w:asciiTheme="majorHAnsi" w:eastAsia="Times New Roman" w:hAnsiTheme="majorHAnsi" w:cstheme="majorHAnsi"/>
          <w:noProof/>
          <w:color w:val="000000" w:themeColor="text1"/>
          <w:sz w:val="28"/>
          <w:szCs w:val="28"/>
          <w:shd w:val="clear" w:color="auto" w:fill="FFFFFF"/>
        </w:rPr>
        <w:drawing>
          <wp:inline distT="0" distB="0" distL="0" distR="0" wp14:anchorId="18BBC6F0" wp14:editId="1D7BD7D3">
            <wp:extent cx="4107180" cy="1840920"/>
            <wp:effectExtent l="0" t="0" r="7620" b="6985"/>
            <wp:docPr id="4621510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1017" name="Picture 1" descr="A screen shot of a computer code&#10;&#10;AI-generated content may be incorrect."/>
                    <pic:cNvPicPr/>
                  </pic:nvPicPr>
                  <pic:blipFill>
                    <a:blip r:embed="rId44"/>
                    <a:stretch>
                      <a:fillRect/>
                    </a:stretch>
                  </pic:blipFill>
                  <pic:spPr>
                    <a:xfrm>
                      <a:off x="0" y="0"/>
                      <a:ext cx="4125515" cy="1849138"/>
                    </a:xfrm>
                    <a:prstGeom prst="rect">
                      <a:avLst/>
                    </a:prstGeom>
                  </pic:spPr>
                </pic:pic>
              </a:graphicData>
            </a:graphic>
          </wp:inline>
        </w:drawing>
      </w:r>
    </w:p>
    <w:p w14:paraId="1B5AE831" w14:textId="1381FD53" w:rsidR="009C3F52" w:rsidRDefault="009C3F52" w:rsidP="009C3F52">
      <w:pPr>
        <w:jc w:val="center"/>
        <w:rPr>
          <w:rFonts w:asciiTheme="majorHAnsi" w:eastAsia="Times New Roman" w:hAnsiTheme="majorHAnsi" w:cstheme="majorHAnsi"/>
          <w:color w:val="000000" w:themeColor="text1"/>
          <w:sz w:val="28"/>
          <w:szCs w:val="28"/>
          <w:shd w:val="clear" w:color="auto" w:fill="FFFFFF"/>
        </w:rPr>
      </w:pPr>
      <w:r w:rsidRPr="009C3F52">
        <w:rPr>
          <w:rFonts w:asciiTheme="majorHAnsi" w:eastAsia="Times New Roman" w:hAnsiTheme="majorHAnsi" w:cstheme="majorHAnsi"/>
          <w:noProof/>
          <w:color w:val="000000" w:themeColor="text1"/>
          <w:sz w:val="28"/>
          <w:szCs w:val="28"/>
          <w:shd w:val="clear" w:color="auto" w:fill="FFFFFF"/>
        </w:rPr>
        <w:drawing>
          <wp:inline distT="0" distB="0" distL="0" distR="0" wp14:anchorId="7CE0085B" wp14:editId="6350ADB8">
            <wp:extent cx="4175760" cy="1863422"/>
            <wp:effectExtent l="0" t="0" r="0" b="3810"/>
            <wp:docPr id="6476438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3815" name="Picture 1" descr="A screenshot of a computer code&#10;&#10;AI-generated content may be incorrect."/>
                    <pic:cNvPicPr/>
                  </pic:nvPicPr>
                  <pic:blipFill>
                    <a:blip r:embed="rId45"/>
                    <a:stretch>
                      <a:fillRect/>
                    </a:stretch>
                  </pic:blipFill>
                  <pic:spPr>
                    <a:xfrm>
                      <a:off x="0" y="0"/>
                      <a:ext cx="4189647" cy="1869619"/>
                    </a:xfrm>
                    <a:prstGeom prst="rect">
                      <a:avLst/>
                    </a:prstGeom>
                  </pic:spPr>
                </pic:pic>
              </a:graphicData>
            </a:graphic>
          </wp:inline>
        </w:drawing>
      </w:r>
    </w:p>
    <w:p w14:paraId="57AC8E8D" w14:textId="2434D443" w:rsidR="00D62934" w:rsidRPr="00F249C4" w:rsidRDefault="00D62934" w:rsidP="00D62934">
      <w:pPr>
        <w:jc w:val="center"/>
        <w:rPr>
          <w:rFonts w:ascii="Times New Roman" w:eastAsia="Times New Roman" w:hAnsi="Times New Roman" w:cs="Times New Roman"/>
          <w:i/>
          <w:iCs/>
          <w:color w:val="000000" w:themeColor="text1"/>
          <w:sz w:val="28"/>
          <w:szCs w:val="28"/>
          <w:shd w:val="clear" w:color="auto" w:fill="FFFFFF"/>
        </w:rPr>
      </w:pPr>
      <w:r w:rsidRPr="00F249C4">
        <w:rPr>
          <w:rFonts w:ascii="Times New Roman" w:eastAsia="Times New Roman" w:hAnsi="Times New Roman" w:cs="Times New Roman"/>
          <w:i/>
          <w:iCs/>
          <w:color w:val="000000" w:themeColor="text1"/>
          <w:sz w:val="28"/>
          <w:szCs w:val="28"/>
          <w:shd w:val="clear" w:color="auto" w:fill="FFFFFF"/>
        </w:rPr>
        <w:t>Hình 10. Cấu trúc cập nhật dữ liệu trong bảng SQLite</w:t>
      </w:r>
    </w:p>
    <w:p w14:paraId="0D769318" w14:textId="4965AEBB" w:rsidR="00105155" w:rsidRPr="00F249C4" w:rsidRDefault="000770B8" w:rsidP="00DA081D">
      <w:pPr>
        <w:pStyle w:val="ListParagraph"/>
        <w:numPr>
          <w:ilvl w:val="2"/>
          <w:numId w:val="1"/>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b/>
          <w:bCs/>
          <w:color w:val="000000" w:themeColor="text1"/>
          <w:sz w:val="28"/>
          <w:szCs w:val="28"/>
          <w:shd w:val="clear" w:color="auto" w:fill="FFFFFF"/>
        </w:rPr>
        <w:t>D(Delete)</w:t>
      </w:r>
    </w:p>
    <w:p w14:paraId="0F85B1CD" w14:textId="6C78F2F9" w:rsidR="000770B8" w:rsidRPr="00F249C4" w:rsidRDefault="007345B4" w:rsidP="00F249C4">
      <w:pPr>
        <w:pStyle w:val="ListParagraph"/>
        <w:numPr>
          <w:ilvl w:val="0"/>
          <w:numId w:val="13"/>
        </w:numPr>
        <w:ind w:left="1440"/>
        <w:rPr>
          <w:rFonts w:ascii="Times New Roman" w:eastAsia="Times New Roman" w:hAnsi="Times New Roman" w:cs="Times New Roman"/>
          <w:color w:val="000000" w:themeColor="text1"/>
          <w:sz w:val="28"/>
          <w:szCs w:val="28"/>
          <w:shd w:val="clear" w:color="auto" w:fill="FFFFFF"/>
        </w:rPr>
      </w:pPr>
      <w:r w:rsidRPr="00F249C4">
        <w:rPr>
          <w:rFonts w:ascii="Times New Roman" w:eastAsia="Times New Roman" w:hAnsi="Times New Roman" w:cs="Times New Roman"/>
          <w:color w:val="000000" w:themeColor="text1"/>
          <w:sz w:val="28"/>
          <w:szCs w:val="28"/>
          <w:shd w:val="clear" w:color="auto" w:fill="FFFFFF"/>
        </w:rPr>
        <w:lastRenderedPageBreak/>
        <w:t>D trong SQLITE giúp chúng ta xóa dữ liệu từ cơ sở dữ liệu</w:t>
      </w:r>
    </w:p>
    <w:p w14:paraId="717FA82C" w14:textId="29054D6A" w:rsidR="008210AA" w:rsidRDefault="00EB0961" w:rsidP="00EB0961">
      <w:pPr>
        <w:jc w:val="center"/>
        <w:rPr>
          <w:rFonts w:asciiTheme="majorHAnsi" w:eastAsia="Times New Roman" w:hAnsiTheme="majorHAnsi" w:cstheme="majorHAnsi"/>
          <w:color w:val="000000" w:themeColor="text1"/>
          <w:sz w:val="28"/>
          <w:szCs w:val="28"/>
          <w:shd w:val="clear" w:color="auto" w:fill="FFFFFF"/>
        </w:rPr>
      </w:pPr>
      <w:r w:rsidRPr="00EB0961">
        <w:rPr>
          <w:rFonts w:asciiTheme="majorHAnsi" w:eastAsia="Times New Roman" w:hAnsiTheme="majorHAnsi" w:cstheme="majorHAnsi"/>
          <w:noProof/>
          <w:color w:val="000000" w:themeColor="text1"/>
          <w:sz w:val="28"/>
          <w:szCs w:val="28"/>
          <w:shd w:val="clear" w:color="auto" w:fill="FFFFFF"/>
        </w:rPr>
        <w:drawing>
          <wp:inline distT="0" distB="0" distL="0" distR="0" wp14:anchorId="4B7796DA" wp14:editId="134C9902">
            <wp:extent cx="5943600" cy="901700"/>
            <wp:effectExtent l="0" t="0" r="0" b="0"/>
            <wp:docPr id="123526168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1688" name="Picture 1" descr="A close up of text&#10;&#10;AI-generated content may be incorrect."/>
                    <pic:cNvPicPr/>
                  </pic:nvPicPr>
                  <pic:blipFill>
                    <a:blip r:embed="rId46"/>
                    <a:stretch>
                      <a:fillRect/>
                    </a:stretch>
                  </pic:blipFill>
                  <pic:spPr>
                    <a:xfrm>
                      <a:off x="0" y="0"/>
                      <a:ext cx="5943600" cy="901700"/>
                    </a:xfrm>
                    <a:prstGeom prst="rect">
                      <a:avLst/>
                    </a:prstGeom>
                  </pic:spPr>
                </pic:pic>
              </a:graphicData>
            </a:graphic>
          </wp:inline>
        </w:drawing>
      </w:r>
    </w:p>
    <w:p w14:paraId="375FA3A4" w14:textId="6C9E7813" w:rsidR="00EB0961" w:rsidRDefault="00F76397" w:rsidP="00EB0961">
      <w:pPr>
        <w:rPr>
          <w:rFonts w:asciiTheme="majorHAnsi" w:eastAsia="Times New Roman" w:hAnsiTheme="majorHAnsi" w:cstheme="majorHAnsi"/>
          <w:color w:val="000000" w:themeColor="text1"/>
          <w:sz w:val="28"/>
          <w:szCs w:val="28"/>
          <w:shd w:val="clear" w:color="auto" w:fill="FFFFFF"/>
        </w:rPr>
      </w:pPr>
      <w:r w:rsidRPr="00F76397">
        <w:rPr>
          <w:rFonts w:asciiTheme="majorHAnsi" w:eastAsia="Times New Roman" w:hAnsiTheme="majorHAnsi" w:cstheme="majorHAnsi"/>
          <w:noProof/>
          <w:color w:val="000000" w:themeColor="text1"/>
          <w:sz w:val="28"/>
          <w:szCs w:val="28"/>
          <w:shd w:val="clear" w:color="auto" w:fill="FFFFFF"/>
        </w:rPr>
        <w:drawing>
          <wp:inline distT="0" distB="0" distL="0" distR="0" wp14:anchorId="16715D2D" wp14:editId="70800ACA">
            <wp:extent cx="5943600" cy="218440"/>
            <wp:effectExtent l="0" t="0" r="0" b="0"/>
            <wp:docPr id="35013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9360" name=""/>
                    <pic:cNvPicPr/>
                  </pic:nvPicPr>
                  <pic:blipFill>
                    <a:blip r:embed="rId47"/>
                    <a:stretch>
                      <a:fillRect/>
                    </a:stretch>
                  </pic:blipFill>
                  <pic:spPr>
                    <a:xfrm>
                      <a:off x="0" y="0"/>
                      <a:ext cx="5943600" cy="218440"/>
                    </a:xfrm>
                    <a:prstGeom prst="rect">
                      <a:avLst/>
                    </a:prstGeom>
                  </pic:spPr>
                </pic:pic>
              </a:graphicData>
            </a:graphic>
          </wp:inline>
        </w:drawing>
      </w:r>
    </w:p>
    <w:p w14:paraId="50BF90A7" w14:textId="43887929" w:rsidR="00AB1E0A" w:rsidRPr="00F249C4" w:rsidRDefault="00AB1E0A" w:rsidP="00AB1E0A">
      <w:pPr>
        <w:jc w:val="center"/>
        <w:rPr>
          <w:rFonts w:ascii="Times New Roman" w:eastAsia="Times New Roman" w:hAnsi="Times New Roman" w:cs="Times New Roman"/>
          <w:i/>
          <w:iCs/>
          <w:color w:val="000000" w:themeColor="text1"/>
          <w:sz w:val="28"/>
          <w:szCs w:val="28"/>
          <w:shd w:val="clear" w:color="auto" w:fill="FFFFFF"/>
        </w:rPr>
      </w:pPr>
      <w:r w:rsidRPr="00F249C4">
        <w:rPr>
          <w:rFonts w:ascii="Times New Roman" w:eastAsia="Times New Roman" w:hAnsi="Times New Roman" w:cs="Times New Roman"/>
          <w:i/>
          <w:iCs/>
          <w:color w:val="000000" w:themeColor="text1"/>
          <w:sz w:val="28"/>
          <w:szCs w:val="28"/>
          <w:shd w:val="clear" w:color="auto" w:fill="FFFFFF"/>
        </w:rPr>
        <w:t xml:space="preserve">Hình 11 . Cấu trúc </w:t>
      </w:r>
      <w:r w:rsidR="00FC098F" w:rsidRPr="00F249C4">
        <w:rPr>
          <w:rFonts w:ascii="Times New Roman" w:eastAsia="Times New Roman" w:hAnsi="Times New Roman" w:cs="Times New Roman"/>
          <w:i/>
          <w:iCs/>
          <w:color w:val="000000" w:themeColor="text1"/>
          <w:sz w:val="28"/>
          <w:szCs w:val="28"/>
          <w:shd w:val="clear" w:color="auto" w:fill="FFFFFF"/>
        </w:rPr>
        <w:t>xóa</w:t>
      </w:r>
      <w:r w:rsidRPr="00F249C4">
        <w:rPr>
          <w:rFonts w:ascii="Times New Roman" w:eastAsia="Times New Roman" w:hAnsi="Times New Roman" w:cs="Times New Roman"/>
          <w:i/>
          <w:iCs/>
          <w:color w:val="000000" w:themeColor="text1"/>
          <w:sz w:val="28"/>
          <w:szCs w:val="28"/>
          <w:shd w:val="clear" w:color="auto" w:fill="FFFFFF"/>
        </w:rPr>
        <w:t xml:space="preserve"> dữ liệu trong bảng SQLite</w:t>
      </w:r>
    </w:p>
    <w:p w14:paraId="47521095" w14:textId="10699C39" w:rsidR="009C4F4D" w:rsidRPr="00F249C4" w:rsidRDefault="00C70137" w:rsidP="00816ECE">
      <w:pPr>
        <w:pStyle w:val="ListParagraph"/>
        <w:numPr>
          <w:ilvl w:val="1"/>
          <w:numId w:val="1"/>
        </w:numPr>
        <w:ind w:left="1080" w:hanging="540"/>
        <w:outlineLvl w:val="1"/>
        <w:rPr>
          <w:rFonts w:ascii="Times New Roman" w:eastAsia="Times New Roman" w:hAnsi="Times New Roman" w:cs="Times New Roman"/>
          <w:b/>
          <w:bCs/>
          <w:color w:val="000000" w:themeColor="text1"/>
          <w:sz w:val="28"/>
          <w:szCs w:val="28"/>
          <w:shd w:val="clear" w:color="auto" w:fill="FFFFFF"/>
        </w:rPr>
      </w:pPr>
      <w:bookmarkStart w:id="10" w:name="_Toc212401568"/>
      <w:r w:rsidRPr="00F249C4">
        <w:rPr>
          <w:rFonts w:ascii="Times New Roman" w:eastAsia="Times New Roman" w:hAnsi="Times New Roman" w:cs="Times New Roman"/>
          <w:b/>
          <w:bCs/>
          <w:color w:val="000000" w:themeColor="text1"/>
          <w:sz w:val="28"/>
          <w:szCs w:val="28"/>
          <w:shd w:val="clear" w:color="auto" w:fill="FFFFFF"/>
        </w:rPr>
        <w:t>Demo dự án thực tế sử dụng sqlite</w:t>
      </w:r>
      <w:bookmarkEnd w:id="10"/>
    </w:p>
    <w:p w14:paraId="629E2288" w14:textId="17B4216E" w:rsidR="009C3F52" w:rsidRPr="00F23D67" w:rsidRDefault="005F79B4" w:rsidP="00F23D67">
      <w:pPr>
        <w:pStyle w:val="ListParagraph"/>
        <w:ind w:left="1800"/>
        <w:jc w:val="center"/>
        <w:rPr>
          <w:rFonts w:ascii="Times New Roman" w:eastAsia="Times New Roman" w:hAnsi="Times New Roman" w:cs="Times New Roman"/>
          <w:b/>
          <w:bCs/>
          <w:color w:val="000000" w:themeColor="text1"/>
          <w:sz w:val="28"/>
          <w:szCs w:val="28"/>
          <w:shd w:val="clear" w:color="auto" w:fill="FFFFFF"/>
        </w:rPr>
      </w:pPr>
      <w:r w:rsidRPr="00F23D67">
        <w:rPr>
          <w:rFonts w:ascii="Times New Roman" w:eastAsia="Times New Roman" w:hAnsi="Times New Roman" w:cs="Times New Roman"/>
          <w:b/>
          <w:bCs/>
          <w:color w:val="000000" w:themeColor="text1"/>
          <w:sz w:val="28"/>
          <w:szCs w:val="28"/>
          <w:shd w:val="clear" w:color="auto" w:fill="FFFFFF"/>
        </w:rPr>
        <w:t>Quản Lý Cửa Hàng Linh Kiện Điện tử</w:t>
      </w:r>
    </w:p>
    <w:p w14:paraId="51FD0474" w14:textId="34496761" w:rsidR="005F79B4" w:rsidRPr="00F23D67" w:rsidRDefault="00AE6B44" w:rsidP="00F23D67">
      <w:pPr>
        <w:pStyle w:val="ListParagraph"/>
        <w:numPr>
          <w:ilvl w:val="0"/>
          <w:numId w:val="13"/>
        </w:numPr>
        <w:ind w:left="1080"/>
        <w:rPr>
          <w:rFonts w:ascii="Times New Roman" w:eastAsia="Times New Roman" w:hAnsi="Times New Roman" w:cs="Times New Roman"/>
          <w:color w:val="000000" w:themeColor="text1"/>
          <w:sz w:val="28"/>
          <w:szCs w:val="28"/>
          <w:shd w:val="clear" w:color="auto" w:fill="FFFFFF"/>
        </w:rPr>
      </w:pPr>
      <w:r w:rsidRPr="00F23D67">
        <w:rPr>
          <w:rFonts w:ascii="Times New Roman" w:eastAsia="Times New Roman" w:hAnsi="Times New Roman" w:cs="Times New Roman"/>
          <w:color w:val="000000" w:themeColor="text1"/>
          <w:sz w:val="28"/>
          <w:szCs w:val="28"/>
          <w:shd w:val="clear" w:color="auto" w:fill="FFFFFF"/>
        </w:rPr>
        <w:t xml:space="preserve">B1: </w:t>
      </w:r>
      <w:r w:rsidR="00F23D67">
        <w:rPr>
          <w:rFonts w:ascii="Times New Roman" w:eastAsia="Times New Roman" w:hAnsi="Times New Roman" w:cs="Times New Roman"/>
          <w:color w:val="000000" w:themeColor="text1"/>
          <w:sz w:val="28"/>
          <w:szCs w:val="28"/>
          <w:shd w:val="clear" w:color="auto" w:fill="FFFFFF"/>
          <w:lang w:val="en-US"/>
        </w:rPr>
        <w:t>T</w:t>
      </w:r>
      <w:r w:rsidRPr="00F23D67">
        <w:rPr>
          <w:rFonts w:ascii="Times New Roman" w:eastAsia="Times New Roman" w:hAnsi="Times New Roman" w:cs="Times New Roman"/>
          <w:color w:val="000000" w:themeColor="text1"/>
          <w:sz w:val="28"/>
          <w:szCs w:val="28"/>
          <w:shd w:val="clear" w:color="auto" w:fill="FFFFFF"/>
        </w:rPr>
        <w:t>ạo đối tượng</w:t>
      </w:r>
    </w:p>
    <w:p w14:paraId="63B6C823" w14:textId="04A73E97" w:rsidR="00CA6028" w:rsidRPr="00F23D67" w:rsidRDefault="00C60FC1" w:rsidP="00F23D67">
      <w:pPr>
        <w:ind w:left="1080"/>
        <w:rPr>
          <w:rFonts w:ascii="Times New Roman" w:eastAsia="Times New Roman" w:hAnsi="Times New Roman" w:cs="Times New Roman"/>
          <w:color w:val="000000" w:themeColor="text1"/>
          <w:sz w:val="28"/>
          <w:szCs w:val="28"/>
          <w:shd w:val="clear" w:color="auto" w:fill="FFFFFF"/>
        </w:rPr>
      </w:pPr>
      <w:r w:rsidRPr="00F23D67">
        <w:rPr>
          <w:rFonts w:ascii="Times New Roman" w:eastAsia="Times New Roman" w:hAnsi="Times New Roman" w:cs="Times New Roman"/>
          <w:color w:val="000000" w:themeColor="text1"/>
          <w:sz w:val="28"/>
          <w:szCs w:val="28"/>
          <w:shd w:val="clear" w:color="auto" w:fill="FFFFFF"/>
        </w:rPr>
        <w:t>Loại Linh Kiện:</w:t>
      </w:r>
    </w:p>
    <w:p w14:paraId="21AE78D3" w14:textId="77777777" w:rsidR="00CA6028" w:rsidRDefault="00CA6028" w:rsidP="00F23D67">
      <w:pPr>
        <w:pStyle w:val="HTMLPreformatted"/>
        <w:shd w:val="clear" w:color="auto" w:fill="FFFFFF"/>
        <w:ind w:left="1080"/>
        <w:rPr>
          <w:color w:val="080808"/>
        </w:rPr>
      </w:pPr>
      <w:r>
        <w:rPr>
          <w:color w:val="0033B3"/>
        </w:rPr>
        <w:t xml:space="preserve">class </w:t>
      </w:r>
      <w:r>
        <w:rPr>
          <w:color w:val="080808"/>
        </w:rPr>
        <w:t>LoaiLinhKien {</w:t>
      </w:r>
      <w:r>
        <w:rPr>
          <w:color w:val="080808"/>
        </w:rPr>
        <w:br/>
        <w:t xml:space="preserve">  </w:t>
      </w:r>
      <w:r>
        <w:rPr>
          <w:color w:val="0033B3"/>
        </w:rPr>
        <w:t xml:space="preserve">final </w:t>
      </w:r>
      <w:r>
        <w:rPr>
          <w:color w:val="080808"/>
        </w:rPr>
        <w:t>int? id;</w:t>
      </w:r>
      <w:r>
        <w:rPr>
          <w:color w:val="080808"/>
        </w:rPr>
        <w:br/>
        <w:t xml:space="preserve">  </w:t>
      </w:r>
      <w:r>
        <w:rPr>
          <w:color w:val="0033B3"/>
        </w:rPr>
        <w:t xml:space="preserve">final </w:t>
      </w:r>
      <w:r>
        <w:rPr>
          <w:color w:val="080808"/>
        </w:rPr>
        <w:t>String name;</w:t>
      </w:r>
      <w:r>
        <w:rPr>
          <w:color w:val="080808"/>
        </w:rPr>
        <w:br/>
      </w:r>
      <w:r>
        <w:rPr>
          <w:color w:val="080808"/>
        </w:rPr>
        <w:br/>
        <w:t xml:space="preserve">  LoaiLinhKien({</w:t>
      </w:r>
      <w:r>
        <w:rPr>
          <w:color w:val="0033B3"/>
        </w:rPr>
        <w:t>this</w:t>
      </w:r>
      <w:r>
        <w:rPr>
          <w:color w:val="080808"/>
        </w:rPr>
        <w:t xml:space="preserve">.id, required </w:t>
      </w:r>
      <w:r>
        <w:rPr>
          <w:color w:val="0033B3"/>
        </w:rPr>
        <w:t>this</w:t>
      </w:r>
      <w:r>
        <w:rPr>
          <w:color w:val="080808"/>
        </w:rPr>
        <w:t>.name});</w:t>
      </w:r>
      <w:r>
        <w:rPr>
          <w:color w:val="080808"/>
        </w:rPr>
        <w:br/>
      </w:r>
      <w:r>
        <w:rPr>
          <w:color w:val="080808"/>
        </w:rPr>
        <w:br/>
        <w:t xml:space="preserve">  Map&lt;String, dynamic&gt; toMap({bool forInsert = </w:t>
      </w:r>
      <w:r>
        <w:rPr>
          <w:color w:val="0033B3"/>
        </w:rPr>
        <w:t>false</w:t>
      </w:r>
      <w:r>
        <w:rPr>
          <w:color w:val="080808"/>
        </w:rPr>
        <w:t>}) {</w:t>
      </w:r>
      <w:r>
        <w:rPr>
          <w:color w:val="080808"/>
        </w:rPr>
        <w:br/>
        <w:t xml:space="preserve">    </w:t>
      </w:r>
      <w:r>
        <w:rPr>
          <w:color w:val="0033B3"/>
        </w:rPr>
        <w:t xml:space="preserve">final </w:t>
      </w:r>
      <w:r>
        <w:rPr>
          <w:color w:val="080808"/>
        </w:rPr>
        <w:t>map = {</w:t>
      </w:r>
      <w:r>
        <w:rPr>
          <w:color w:val="067D17"/>
        </w:rPr>
        <w:t>'name'</w:t>
      </w:r>
      <w:r>
        <w:rPr>
          <w:color w:val="080808"/>
        </w:rPr>
        <w:t>: name};</w:t>
      </w:r>
      <w:r>
        <w:rPr>
          <w:color w:val="080808"/>
        </w:rPr>
        <w:br/>
        <w:t xml:space="preserve">    </w:t>
      </w:r>
      <w:r>
        <w:rPr>
          <w:color w:val="0033B3"/>
        </w:rPr>
        <w:t xml:space="preserve">if </w:t>
      </w:r>
      <w:r>
        <w:rPr>
          <w:color w:val="080808"/>
        </w:rPr>
        <w:t xml:space="preserve">(!forInsert &amp;&amp; id != </w:t>
      </w:r>
      <w:r>
        <w:rPr>
          <w:color w:val="0033B3"/>
        </w:rPr>
        <w:t>null</w:t>
      </w:r>
      <w:r>
        <w:rPr>
          <w:color w:val="080808"/>
        </w:rPr>
        <w:t>) {</w:t>
      </w:r>
      <w:r>
        <w:rPr>
          <w:color w:val="080808"/>
        </w:rPr>
        <w:br/>
        <w:t xml:space="preserve">      map[</w:t>
      </w:r>
      <w:r>
        <w:rPr>
          <w:color w:val="067D17"/>
        </w:rPr>
        <w:t>'id'</w:t>
      </w:r>
      <w:r>
        <w:rPr>
          <w:color w:val="080808"/>
        </w:rPr>
        <w:t>] = id as String;</w:t>
      </w:r>
      <w:r>
        <w:rPr>
          <w:color w:val="080808"/>
        </w:rPr>
        <w:br/>
        <w:t xml:space="preserve">    }</w:t>
      </w:r>
      <w:r>
        <w:rPr>
          <w:color w:val="080808"/>
        </w:rPr>
        <w:br/>
        <w:t xml:space="preserve">    </w:t>
      </w:r>
      <w:r>
        <w:rPr>
          <w:color w:val="0033B3"/>
        </w:rPr>
        <w:t xml:space="preserve">return </w:t>
      </w:r>
      <w:r>
        <w:rPr>
          <w:color w:val="080808"/>
        </w:rPr>
        <w:t>map;</w:t>
      </w:r>
      <w:r>
        <w:rPr>
          <w:color w:val="080808"/>
        </w:rPr>
        <w:br/>
        <w:t xml:space="preserve">  }</w:t>
      </w:r>
      <w:r>
        <w:rPr>
          <w:color w:val="080808"/>
        </w:rPr>
        <w:br/>
      </w:r>
      <w:r>
        <w:rPr>
          <w:color w:val="080808"/>
        </w:rPr>
        <w:br/>
        <w:t xml:space="preserve">  factory LoaiLinhKien.fromMap(Map&lt;String, dynamic&gt; map) {</w:t>
      </w:r>
      <w:r>
        <w:rPr>
          <w:color w:val="080808"/>
        </w:rPr>
        <w:br/>
        <w:t xml:space="preserve">    </w:t>
      </w:r>
      <w:r>
        <w:rPr>
          <w:color w:val="0033B3"/>
        </w:rPr>
        <w:t xml:space="preserve">return </w:t>
      </w:r>
      <w:r>
        <w:rPr>
          <w:color w:val="080808"/>
        </w:rPr>
        <w:t>LoaiLinhKien(</w:t>
      </w:r>
      <w:r>
        <w:rPr>
          <w:color w:val="080808"/>
        </w:rPr>
        <w:br/>
        <w:t xml:space="preserve">      id: map[</w:t>
      </w:r>
      <w:r>
        <w:rPr>
          <w:color w:val="067D17"/>
        </w:rPr>
        <w:t>'id'</w:t>
      </w:r>
      <w:r>
        <w:rPr>
          <w:color w:val="080808"/>
        </w:rPr>
        <w:t>] as int?,</w:t>
      </w:r>
      <w:r>
        <w:rPr>
          <w:color w:val="080808"/>
        </w:rPr>
        <w:br/>
        <w:t xml:space="preserve">      name: map[</w:t>
      </w:r>
      <w:r>
        <w:rPr>
          <w:color w:val="067D17"/>
        </w:rPr>
        <w:t>'name'</w:t>
      </w:r>
      <w:r>
        <w:rPr>
          <w:color w:val="080808"/>
        </w:rPr>
        <w:t>] as String,</w:t>
      </w:r>
      <w:r>
        <w:rPr>
          <w:color w:val="080808"/>
        </w:rPr>
        <w:br/>
        <w:t xml:space="preserve">    );</w:t>
      </w:r>
      <w:r>
        <w:rPr>
          <w:color w:val="080808"/>
        </w:rPr>
        <w:br/>
        <w:t xml:space="preserve">  }</w:t>
      </w:r>
      <w:r>
        <w:rPr>
          <w:color w:val="080808"/>
        </w:rPr>
        <w:br/>
      </w:r>
      <w:r>
        <w:rPr>
          <w:color w:val="080808"/>
        </w:rPr>
        <w:br/>
        <w:t xml:space="preserve">  @override</w:t>
      </w:r>
      <w:r>
        <w:rPr>
          <w:color w:val="080808"/>
        </w:rPr>
        <w:br/>
        <w:t xml:space="preserve">  String toString() =&gt; </w:t>
      </w:r>
      <w:r>
        <w:rPr>
          <w:color w:val="067D17"/>
        </w:rPr>
        <w:t xml:space="preserve">'LoaiLinhKien(id: </w:t>
      </w:r>
      <w:r>
        <w:rPr>
          <w:color w:val="080808"/>
        </w:rPr>
        <w:t>$id</w:t>
      </w:r>
      <w:r>
        <w:rPr>
          <w:color w:val="067D17"/>
        </w:rPr>
        <w:t xml:space="preserve">, name: </w:t>
      </w:r>
      <w:r>
        <w:rPr>
          <w:color w:val="080808"/>
        </w:rPr>
        <w:t>$name</w:t>
      </w:r>
      <w:r>
        <w:rPr>
          <w:color w:val="067D17"/>
        </w:rPr>
        <w:t>)'</w:t>
      </w:r>
      <w:r>
        <w:rPr>
          <w:color w:val="080808"/>
        </w:rPr>
        <w:t>;</w:t>
      </w:r>
      <w:r>
        <w:rPr>
          <w:color w:val="080808"/>
        </w:rPr>
        <w:br/>
        <w:t>}</w:t>
      </w:r>
    </w:p>
    <w:p w14:paraId="0A14D0E8" w14:textId="77777777" w:rsidR="00C60FC1" w:rsidRDefault="00C60FC1" w:rsidP="00F23D67">
      <w:pPr>
        <w:pStyle w:val="HTMLPreformatted"/>
        <w:shd w:val="clear" w:color="auto" w:fill="FFFFFF"/>
        <w:ind w:left="1080"/>
        <w:rPr>
          <w:color w:val="080808"/>
        </w:rPr>
      </w:pPr>
    </w:p>
    <w:p w14:paraId="01945126" w14:textId="31CF806E" w:rsidR="00C60FC1" w:rsidRPr="00F23D67" w:rsidRDefault="00C60FC1" w:rsidP="00F23D67">
      <w:pPr>
        <w:pStyle w:val="HTMLPreformatted"/>
        <w:shd w:val="clear" w:color="auto" w:fill="FFFFFF"/>
        <w:ind w:left="1080"/>
        <w:rPr>
          <w:rFonts w:ascii="Times New Roman" w:hAnsi="Times New Roman" w:cs="Times New Roman"/>
          <w:color w:val="080808"/>
          <w:sz w:val="28"/>
          <w:szCs w:val="28"/>
        </w:rPr>
      </w:pPr>
      <w:r w:rsidRPr="00F23D67">
        <w:rPr>
          <w:rFonts w:ascii="Times New Roman" w:hAnsi="Times New Roman" w:cs="Times New Roman"/>
          <w:color w:val="080808"/>
          <w:sz w:val="28"/>
          <w:szCs w:val="28"/>
        </w:rPr>
        <w:t>Linh Kiện:</w:t>
      </w:r>
    </w:p>
    <w:p w14:paraId="7FAA37E1" w14:textId="05D025ED" w:rsidR="00C60FC1" w:rsidRDefault="00C60FC1" w:rsidP="00F23D67">
      <w:pPr>
        <w:pStyle w:val="HTMLPreformatted"/>
        <w:shd w:val="clear" w:color="auto" w:fill="FFFFFF"/>
        <w:ind w:left="1080"/>
        <w:rPr>
          <w:color w:val="080808"/>
        </w:rPr>
      </w:pPr>
      <w:r>
        <w:rPr>
          <w:color w:val="0033B3"/>
        </w:rPr>
        <w:t xml:space="preserve">class </w:t>
      </w:r>
      <w:r>
        <w:rPr>
          <w:color w:val="000000"/>
        </w:rPr>
        <w:t xml:space="preserve">Component </w:t>
      </w:r>
      <w:r>
        <w:rPr>
          <w:color w:val="080808"/>
        </w:rPr>
        <w:t>{</w:t>
      </w:r>
      <w:r>
        <w:rPr>
          <w:color w:val="080808"/>
        </w:rPr>
        <w:br/>
        <w:t xml:space="preserve">  </w:t>
      </w:r>
      <w:r>
        <w:rPr>
          <w:color w:val="0033B3"/>
        </w:rPr>
        <w:t xml:space="preserve">final </w:t>
      </w:r>
      <w:r>
        <w:rPr>
          <w:color w:val="000000"/>
        </w:rPr>
        <w:t>int</w:t>
      </w:r>
      <w:r>
        <w:rPr>
          <w:color w:val="080808"/>
        </w:rPr>
        <w:t xml:space="preserve">? </w:t>
      </w:r>
      <w:r>
        <w:rPr>
          <w:color w:val="871094"/>
        </w:rPr>
        <w:t>id</w:t>
      </w:r>
      <w:r>
        <w:rPr>
          <w:color w:val="080808"/>
        </w:rPr>
        <w:t>;</w:t>
      </w:r>
      <w:r>
        <w:rPr>
          <w:color w:val="080808"/>
        </w:rPr>
        <w:br/>
        <w:t xml:space="preserve">  </w:t>
      </w:r>
      <w:r>
        <w:rPr>
          <w:color w:val="0033B3"/>
        </w:rPr>
        <w:t xml:space="preserve">final </w:t>
      </w:r>
      <w:r>
        <w:rPr>
          <w:color w:val="000000"/>
        </w:rPr>
        <w:t xml:space="preserve">String </w:t>
      </w:r>
      <w:r>
        <w:rPr>
          <w:color w:val="871094"/>
        </w:rPr>
        <w:t>name</w:t>
      </w:r>
      <w:r>
        <w:rPr>
          <w:color w:val="080808"/>
        </w:rPr>
        <w:t>;</w:t>
      </w:r>
      <w:r>
        <w:rPr>
          <w:color w:val="080808"/>
        </w:rPr>
        <w:br/>
        <w:t xml:space="preserve">  </w:t>
      </w:r>
      <w:r>
        <w:rPr>
          <w:color w:val="0033B3"/>
        </w:rPr>
        <w:t xml:space="preserve">final </w:t>
      </w:r>
      <w:r>
        <w:rPr>
          <w:color w:val="000000"/>
        </w:rPr>
        <w:t>String</w:t>
      </w:r>
      <w:r>
        <w:rPr>
          <w:color w:val="080808"/>
        </w:rPr>
        <w:t xml:space="preserve">? </w:t>
      </w:r>
      <w:r>
        <w:rPr>
          <w:color w:val="871094"/>
        </w:rPr>
        <w:t>image</w:t>
      </w:r>
      <w:r>
        <w:rPr>
          <w:color w:val="080808"/>
        </w:rPr>
        <w:t>;</w:t>
      </w:r>
      <w:r>
        <w:rPr>
          <w:color w:val="080808"/>
        </w:rPr>
        <w:br/>
        <w:t xml:space="preserve">  </w:t>
      </w:r>
      <w:r>
        <w:rPr>
          <w:color w:val="0033B3"/>
        </w:rPr>
        <w:t xml:space="preserve">final </w:t>
      </w:r>
      <w:r>
        <w:rPr>
          <w:color w:val="000000"/>
        </w:rPr>
        <w:t xml:space="preserve">int </w:t>
      </w:r>
      <w:r>
        <w:rPr>
          <w:color w:val="871094"/>
        </w:rPr>
        <w:t>soluong</w:t>
      </w:r>
      <w:r>
        <w:rPr>
          <w:color w:val="080808"/>
        </w:rPr>
        <w:t>;</w:t>
      </w:r>
      <w:r>
        <w:rPr>
          <w:color w:val="080808"/>
        </w:rPr>
        <w:br/>
        <w:t xml:space="preserve">  </w:t>
      </w:r>
      <w:r>
        <w:rPr>
          <w:color w:val="0033B3"/>
        </w:rPr>
        <w:t xml:space="preserve">final </w:t>
      </w:r>
      <w:r>
        <w:rPr>
          <w:color w:val="000000"/>
        </w:rPr>
        <w:t xml:space="preserve">double </w:t>
      </w:r>
      <w:r>
        <w:rPr>
          <w:color w:val="871094"/>
        </w:rPr>
        <w:t>gia</w:t>
      </w:r>
      <w:r>
        <w:rPr>
          <w:color w:val="080808"/>
        </w:rPr>
        <w:t>;</w:t>
      </w:r>
      <w:r>
        <w:rPr>
          <w:color w:val="080808"/>
        </w:rPr>
        <w:br/>
        <w:t xml:space="preserve">  </w:t>
      </w:r>
      <w:r>
        <w:rPr>
          <w:color w:val="0033B3"/>
        </w:rPr>
        <w:t xml:space="preserve">final </w:t>
      </w:r>
      <w:r>
        <w:rPr>
          <w:color w:val="000000"/>
        </w:rPr>
        <w:t>int</w:t>
      </w:r>
      <w:r>
        <w:rPr>
          <w:color w:val="080808"/>
        </w:rPr>
        <w:t xml:space="preserve">? </w:t>
      </w:r>
      <w:r>
        <w:rPr>
          <w:color w:val="871094"/>
        </w:rPr>
        <w:t>categoryId</w:t>
      </w:r>
      <w:r>
        <w:rPr>
          <w:color w:val="080808"/>
        </w:rPr>
        <w:t xml:space="preserve">; </w:t>
      </w:r>
      <w:r>
        <w:rPr>
          <w:i/>
          <w:iCs/>
          <w:color w:val="8C8C8C"/>
        </w:rPr>
        <w:t>// liên kết đến bảng LoaiLinhKien</w:t>
      </w:r>
      <w:r>
        <w:rPr>
          <w:i/>
          <w:iCs/>
          <w:color w:val="8C8C8C"/>
        </w:rPr>
        <w:br/>
        <w:t xml:space="preserve">  </w:t>
      </w:r>
      <w:r>
        <w:rPr>
          <w:color w:val="0033B3"/>
        </w:rPr>
        <w:t xml:space="preserve">final </w:t>
      </w:r>
      <w:r>
        <w:rPr>
          <w:color w:val="000000"/>
        </w:rPr>
        <w:t>String</w:t>
      </w:r>
      <w:r>
        <w:rPr>
          <w:color w:val="080808"/>
        </w:rPr>
        <w:t xml:space="preserve">? </w:t>
      </w:r>
      <w:r>
        <w:rPr>
          <w:color w:val="871094"/>
        </w:rPr>
        <w:t>loaiName</w:t>
      </w:r>
      <w:r>
        <w:rPr>
          <w:color w:val="080808"/>
        </w:rPr>
        <w:t xml:space="preserve">; </w:t>
      </w:r>
      <w:r>
        <w:rPr>
          <w:i/>
          <w:iCs/>
          <w:color w:val="8C8C8C"/>
        </w:rPr>
        <w:t>//dùng khi JOIN bảng</w:t>
      </w:r>
      <w:r>
        <w:rPr>
          <w:i/>
          <w:iCs/>
          <w:color w:val="8C8C8C"/>
        </w:rPr>
        <w:br/>
      </w:r>
      <w:r>
        <w:rPr>
          <w:i/>
          <w:iCs/>
          <w:color w:val="8C8C8C"/>
        </w:rPr>
        <w:br/>
        <w:t xml:space="preserve">  </w:t>
      </w:r>
      <w:r>
        <w:rPr>
          <w:color w:val="000000"/>
        </w:rPr>
        <w:t>Component</w:t>
      </w:r>
      <w:r>
        <w:rPr>
          <w:color w:val="080808"/>
        </w:rPr>
        <w:t>({</w:t>
      </w:r>
      <w:r>
        <w:rPr>
          <w:color w:val="080808"/>
        </w:rPr>
        <w:br/>
        <w:t xml:space="preserve">    </w:t>
      </w:r>
      <w:r>
        <w:rPr>
          <w:color w:val="0033B3"/>
        </w:rPr>
        <w:t>this</w:t>
      </w:r>
      <w:r>
        <w:rPr>
          <w:color w:val="080808"/>
        </w:rPr>
        <w:t>.</w:t>
      </w:r>
      <w:r>
        <w:rPr>
          <w:color w:val="871094"/>
        </w:rPr>
        <w:t>id</w:t>
      </w:r>
      <w:r>
        <w:rPr>
          <w:color w:val="080808"/>
        </w:rPr>
        <w:t>,</w:t>
      </w:r>
      <w:r>
        <w:rPr>
          <w:color w:val="080808"/>
        </w:rPr>
        <w:br/>
        <w:t xml:space="preserve">    </w:t>
      </w:r>
      <w:r>
        <w:rPr>
          <w:color w:val="0033B3"/>
        </w:rPr>
        <w:t>required this</w:t>
      </w:r>
      <w:r>
        <w:rPr>
          <w:color w:val="080808"/>
        </w:rPr>
        <w:t>.</w:t>
      </w:r>
      <w:r>
        <w:rPr>
          <w:color w:val="871094"/>
        </w:rPr>
        <w:t>name</w:t>
      </w:r>
      <w:r>
        <w:rPr>
          <w:color w:val="080808"/>
        </w:rPr>
        <w:t>,</w:t>
      </w:r>
      <w:r>
        <w:rPr>
          <w:color w:val="080808"/>
        </w:rPr>
        <w:br/>
        <w:t xml:space="preserve">    </w:t>
      </w:r>
      <w:r>
        <w:rPr>
          <w:color w:val="0033B3"/>
        </w:rPr>
        <w:t>this</w:t>
      </w:r>
      <w:r>
        <w:rPr>
          <w:color w:val="080808"/>
        </w:rPr>
        <w:t>.</w:t>
      </w:r>
      <w:r>
        <w:rPr>
          <w:color w:val="871094"/>
        </w:rPr>
        <w:t>image</w:t>
      </w:r>
      <w:r>
        <w:rPr>
          <w:color w:val="080808"/>
        </w:rPr>
        <w:t>,</w:t>
      </w:r>
      <w:r>
        <w:rPr>
          <w:color w:val="080808"/>
        </w:rPr>
        <w:br/>
        <w:t xml:space="preserve">    </w:t>
      </w:r>
      <w:r>
        <w:rPr>
          <w:color w:val="0033B3"/>
        </w:rPr>
        <w:t>this</w:t>
      </w:r>
      <w:r>
        <w:rPr>
          <w:color w:val="080808"/>
        </w:rPr>
        <w:t>.</w:t>
      </w:r>
      <w:r>
        <w:rPr>
          <w:color w:val="871094"/>
        </w:rPr>
        <w:t xml:space="preserve">soluong </w:t>
      </w:r>
      <w:r>
        <w:rPr>
          <w:color w:val="080808"/>
        </w:rPr>
        <w:t xml:space="preserve">= </w:t>
      </w:r>
      <w:r>
        <w:rPr>
          <w:color w:val="1750EB"/>
        </w:rPr>
        <w:t>0</w:t>
      </w:r>
      <w:r>
        <w:rPr>
          <w:color w:val="080808"/>
        </w:rPr>
        <w:t>,</w:t>
      </w:r>
      <w:r>
        <w:rPr>
          <w:color w:val="080808"/>
        </w:rPr>
        <w:br/>
      </w:r>
      <w:r>
        <w:rPr>
          <w:color w:val="080808"/>
        </w:rPr>
        <w:lastRenderedPageBreak/>
        <w:t xml:space="preserve">    </w:t>
      </w:r>
      <w:r>
        <w:rPr>
          <w:color w:val="0033B3"/>
        </w:rPr>
        <w:t>this</w:t>
      </w:r>
      <w:r>
        <w:rPr>
          <w:color w:val="080808"/>
        </w:rPr>
        <w:t>.</w:t>
      </w:r>
      <w:r>
        <w:rPr>
          <w:color w:val="871094"/>
        </w:rPr>
        <w:t xml:space="preserve">gia </w:t>
      </w:r>
      <w:r>
        <w:rPr>
          <w:color w:val="080808"/>
        </w:rPr>
        <w:t xml:space="preserve">= </w:t>
      </w:r>
      <w:r>
        <w:rPr>
          <w:color w:val="1750EB"/>
        </w:rPr>
        <w:t>0.0</w:t>
      </w:r>
      <w:r>
        <w:rPr>
          <w:color w:val="080808"/>
        </w:rPr>
        <w:t>,</w:t>
      </w:r>
      <w:r>
        <w:rPr>
          <w:color w:val="080808"/>
        </w:rPr>
        <w:br/>
        <w:t xml:space="preserve">    </w:t>
      </w:r>
      <w:r>
        <w:rPr>
          <w:color w:val="0033B3"/>
        </w:rPr>
        <w:t>this</w:t>
      </w:r>
      <w:r>
        <w:rPr>
          <w:color w:val="080808"/>
        </w:rPr>
        <w:t>.</w:t>
      </w:r>
      <w:r>
        <w:rPr>
          <w:color w:val="871094"/>
        </w:rPr>
        <w:t>categoryId</w:t>
      </w:r>
      <w:r>
        <w:rPr>
          <w:color w:val="080808"/>
        </w:rPr>
        <w:t>,</w:t>
      </w:r>
      <w:r>
        <w:rPr>
          <w:color w:val="080808"/>
        </w:rPr>
        <w:br/>
        <w:t xml:space="preserve">    </w:t>
      </w:r>
      <w:r>
        <w:rPr>
          <w:color w:val="0033B3"/>
        </w:rPr>
        <w:t>this</w:t>
      </w:r>
      <w:r>
        <w:rPr>
          <w:color w:val="080808"/>
        </w:rPr>
        <w:t>.</w:t>
      </w:r>
      <w:r>
        <w:rPr>
          <w:color w:val="871094"/>
        </w:rPr>
        <w:t>loaiName</w:t>
      </w:r>
      <w:r>
        <w:rPr>
          <w:color w:val="080808"/>
        </w:rPr>
        <w:t>,</w:t>
      </w:r>
      <w:r>
        <w:rPr>
          <w:color w:val="080808"/>
        </w:rPr>
        <w:br/>
        <w:t xml:space="preserve">  });</w:t>
      </w:r>
      <w:r>
        <w:rPr>
          <w:color w:val="080808"/>
        </w:rPr>
        <w:br/>
      </w:r>
      <w:r>
        <w:rPr>
          <w:color w:val="080808"/>
        </w:rPr>
        <w:br/>
        <w:t xml:space="preserve">  </w:t>
      </w:r>
      <w:r>
        <w:rPr>
          <w:i/>
          <w:iCs/>
          <w:color w:val="8C8C8C"/>
        </w:rPr>
        <w:t>// === Convert to Map để lưu vào DB ===</w:t>
      </w:r>
      <w:r>
        <w:rPr>
          <w:i/>
          <w:iCs/>
          <w:color w:val="8C8C8C"/>
        </w:rPr>
        <w:br/>
        <w:t xml:space="preserve">  </w:t>
      </w:r>
      <w:r>
        <w:rPr>
          <w:color w:val="000000"/>
        </w:rPr>
        <w:t>Map</w:t>
      </w:r>
      <w:r>
        <w:rPr>
          <w:color w:val="080808"/>
        </w:rPr>
        <w:t>&lt;</w:t>
      </w:r>
      <w:r>
        <w:rPr>
          <w:color w:val="000000"/>
        </w:rPr>
        <w:t>String</w:t>
      </w:r>
      <w:r>
        <w:rPr>
          <w:color w:val="080808"/>
        </w:rPr>
        <w:t xml:space="preserve">, </w:t>
      </w:r>
      <w:r>
        <w:rPr>
          <w:color w:val="0033B3"/>
        </w:rPr>
        <w:t>dynamic</w:t>
      </w:r>
      <w:r>
        <w:rPr>
          <w:color w:val="080808"/>
        </w:rPr>
        <w:t xml:space="preserve">&gt; </w:t>
      </w:r>
      <w:r>
        <w:rPr>
          <w:color w:val="00627A"/>
        </w:rPr>
        <w:t>toMap</w:t>
      </w:r>
      <w:r>
        <w:rPr>
          <w:color w:val="080808"/>
        </w:rPr>
        <w:t>() {</w:t>
      </w:r>
      <w:r>
        <w:rPr>
          <w:color w:val="080808"/>
        </w:rPr>
        <w:br/>
        <w:t xml:space="preserve">    </w:t>
      </w:r>
      <w:r>
        <w:rPr>
          <w:color w:val="0033B3"/>
        </w:rPr>
        <w:t xml:space="preserve">final </w:t>
      </w:r>
      <w:r>
        <w:rPr>
          <w:color w:val="000000"/>
        </w:rPr>
        <w:t xml:space="preserve">map </w:t>
      </w:r>
      <w:r>
        <w:rPr>
          <w:color w:val="080808"/>
        </w:rPr>
        <w:t>= &lt;</w:t>
      </w:r>
      <w:r>
        <w:rPr>
          <w:color w:val="000000"/>
        </w:rPr>
        <w:t>String</w:t>
      </w:r>
      <w:r>
        <w:rPr>
          <w:color w:val="080808"/>
        </w:rPr>
        <w:t xml:space="preserve">, </w:t>
      </w:r>
      <w:r>
        <w:rPr>
          <w:color w:val="0033B3"/>
        </w:rPr>
        <w:t>dynamic</w:t>
      </w:r>
      <w:r>
        <w:rPr>
          <w:color w:val="080808"/>
        </w:rPr>
        <w:t>&gt;{</w:t>
      </w:r>
      <w:r>
        <w:rPr>
          <w:color w:val="080808"/>
        </w:rPr>
        <w:br/>
        <w:t xml:space="preserve">      </w:t>
      </w:r>
      <w:r>
        <w:rPr>
          <w:color w:val="067D17"/>
        </w:rPr>
        <w:t>'name'</w:t>
      </w:r>
      <w:r>
        <w:rPr>
          <w:color w:val="080808"/>
        </w:rPr>
        <w:t xml:space="preserve">: </w:t>
      </w:r>
      <w:r>
        <w:rPr>
          <w:color w:val="871094"/>
        </w:rPr>
        <w:t>name</w:t>
      </w:r>
      <w:r>
        <w:rPr>
          <w:color w:val="080808"/>
        </w:rPr>
        <w:t>,</w:t>
      </w:r>
      <w:r>
        <w:rPr>
          <w:color w:val="080808"/>
        </w:rPr>
        <w:br/>
        <w:t xml:space="preserve">      </w:t>
      </w:r>
      <w:r>
        <w:rPr>
          <w:color w:val="067D17"/>
        </w:rPr>
        <w:t>'image'</w:t>
      </w:r>
      <w:r>
        <w:rPr>
          <w:color w:val="080808"/>
        </w:rPr>
        <w:t xml:space="preserve">: </w:t>
      </w:r>
      <w:r>
        <w:rPr>
          <w:color w:val="871094"/>
        </w:rPr>
        <w:t>image</w:t>
      </w:r>
      <w:r>
        <w:rPr>
          <w:color w:val="080808"/>
        </w:rPr>
        <w:t>,</w:t>
      </w:r>
      <w:r>
        <w:rPr>
          <w:color w:val="080808"/>
        </w:rPr>
        <w:br/>
        <w:t xml:space="preserve">      </w:t>
      </w:r>
      <w:r>
        <w:rPr>
          <w:color w:val="067D17"/>
        </w:rPr>
        <w:t>'soluong'</w:t>
      </w:r>
      <w:r>
        <w:rPr>
          <w:color w:val="080808"/>
        </w:rPr>
        <w:t xml:space="preserve">: </w:t>
      </w:r>
      <w:r>
        <w:rPr>
          <w:color w:val="871094"/>
        </w:rPr>
        <w:t>soluong</w:t>
      </w:r>
      <w:r>
        <w:rPr>
          <w:color w:val="080808"/>
        </w:rPr>
        <w:t>,</w:t>
      </w:r>
      <w:r>
        <w:rPr>
          <w:color w:val="080808"/>
        </w:rPr>
        <w:br/>
        <w:t xml:space="preserve">      </w:t>
      </w:r>
      <w:r>
        <w:rPr>
          <w:color w:val="067D17"/>
        </w:rPr>
        <w:t>'gia'</w:t>
      </w:r>
      <w:r>
        <w:rPr>
          <w:color w:val="080808"/>
        </w:rPr>
        <w:t xml:space="preserve">: </w:t>
      </w:r>
      <w:r>
        <w:rPr>
          <w:color w:val="871094"/>
        </w:rPr>
        <w:t>gia</w:t>
      </w:r>
      <w:r>
        <w:rPr>
          <w:color w:val="080808"/>
        </w:rPr>
        <w:t>,</w:t>
      </w:r>
      <w:r>
        <w:rPr>
          <w:color w:val="080808"/>
        </w:rPr>
        <w:br/>
        <w:t xml:space="preserve">      </w:t>
      </w:r>
      <w:r>
        <w:rPr>
          <w:color w:val="067D17"/>
        </w:rPr>
        <w:t>'categoryId'</w:t>
      </w:r>
      <w:r>
        <w:rPr>
          <w:color w:val="080808"/>
        </w:rPr>
        <w:t xml:space="preserve">: </w:t>
      </w:r>
      <w:r>
        <w:rPr>
          <w:color w:val="871094"/>
        </w:rPr>
        <w:t>categoryId</w:t>
      </w:r>
      <w:r>
        <w:rPr>
          <w:color w:val="080808"/>
        </w:rPr>
        <w:t>,</w:t>
      </w:r>
      <w:r>
        <w:rPr>
          <w:color w:val="080808"/>
        </w:rPr>
        <w:br/>
        <w:t xml:space="preserve">    };</w:t>
      </w:r>
      <w:r>
        <w:rPr>
          <w:color w:val="080808"/>
        </w:rPr>
        <w:br/>
        <w:t xml:space="preserve">    </w:t>
      </w:r>
      <w:r>
        <w:rPr>
          <w:color w:val="0033B3"/>
        </w:rPr>
        <w:t xml:space="preserve">if </w:t>
      </w:r>
      <w:r>
        <w:rPr>
          <w:color w:val="080808"/>
        </w:rPr>
        <w:t>(</w:t>
      </w:r>
      <w:r>
        <w:rPr>
          <w:color w:val="871094"/>
        </w:rPr>
        <w:t xml:space="preserve">id </w:t>
      </w:r>
      <w:r>
        <w:rPr>
          <w:color w:val="080808"/>
        </w:rPr>
        <w:t xml:space="preserve">!= </w:t>
      </w:r>
      <w:r>
        <w:rPr>
          <w:color w:val="0033B3"/>
        </w:rPr>
        <w:t>null</w:t>
      </w:r>
      <w:r>
        <w:rPr>
          <w:color w:val="080808"/>
        </w:rPr>
        <w:t xml:space="preserve">) </w:t>
      </w:r>
      <w:r>
        <w:rPr>
          <w:color w:val="000000"/>
        </w:rPr>
        <w:t>map</w:t>
      </w:r>
      <w:r>
        <w:rPr>
          <w:color w:val="080808"/>
        </w:rPr>
        <w:t>[</w:t>
      </w:r>
      <w:r>
        <w:rPr>
          <w:color w:val="067D17"/>
        </w:rPr>
        <w:t>'id'</w:t>
      </w:r>
      <w:r>
        <w:rPr>
          <w:color w:val="080808"/>
        </w:rPr>
        <w:t xml:space="preserve">] = </w:t>
      </w:r>
      <w:r>
        <w:rPr>
          <w:color w:val="871094"/>
        </w:rPr>
        <w:t>id</w:t>
      </w:r>
      <w:r>
        <w:rPr>
          <w:color w:val="080808"/>
        </w:rPr>
        <w:t>;</w:t>
      </w:r>
      <w:r>
        <w:rPr>
          <w:color w:val="080808"/>
        </w:rPr>
        <w:br/>
        <w:t xml:space="preserve">    </w:t>
      </w:r>
      <w:r>
        <w:rPr>
          <w:color w:val="0033B3"/>
        </w:rPr>
        <w:t xml:space="preserve">return </w:t>
      </w:r>
      <w:r>
        <w:rPr>
          <w:color w:val="000000"/>
        </w:rPr>
        <w:t>map</w:t>
      </w:r>
      <w:r>
        <w:rPr>
          <w:color w:val="080808"/>
        </w:rPr>
        <w:t>;</w:t>
      </w:r>
      <w:r>
        <w:rPr>
          <w:color w:val="080808"/>
        </w:rPr>
        <w:br/>
        <w:t xml:space="preserve">  }</w:t>
      </w:r>
      <w:r>
        <w:rPr>
          <w:color w:val="080808"/>
        </w:rPr>
        <w:br/>
      </w:r>
      <w:r>
        <w:rPr>
          <w:color w:val="080808"/>
        </w:rPr>
        <w:br/>
        <w:t xml:space="preserve">  </w:t>
      </w:r>
      <w:r>
        <w:rPr>
          <w:i/>
          <w:iCs/>
          <w:color w:val="8C8C8C"/>
        </w:rPr>
        <w:t>// === Convert từ Map (lấy ra từ DB) ===</w:t>
      </w:r>
      <w:r>
        <w:rPr>
          <w:i/>
          <w:iCs/>
          <w:color w:val="8C8C8C"/>
        </w:rPr>
        <w:br/>
        <w:t xml:space="preserve">  </w:t>
      </w:r>
      <w:r>
        <w:rPr>
          <w:color w:val="0033B3"/>
        </w:rPr>
        <w:t xml:space="preserve">factory </w:t>
      </w:r>
      <w:r>
        <w:rPr>
          <w:color w:val="000000"/>
        </w:rPr>
        <w:t>Component</w:t>
      </w:r>
      <w:r>
        <w:rPr>
          <w:color w:val="080808"/>
        </w:rPr>
        <w:t>.</w:t>
      </w:r>
      <w:r>
        <w:rPr>
          <w:color w:val="2196F3"/>
        </w:rPr>
        <w:t>fromMap</w:t>
      </w:r>
      <w:r>
        <w:rPr>
          <w:color w:val="080808"/>
        </w:rPr>
        <w:t>(</w:t>
      </w:r>
      <w:r>
        <w:rPr>
          <w:color w:val="000000"/>
        </w:rPr>
        <w:t>Map</w:t>
      </w:r>
      <w:r>
        <w:rPr>
          <w:color w:val="080808"/>
        </w:rPr>
        <w:t>&lt;</w:t>
      </w:r>
      <w:r>
        <w:rPr>
          <w:color w:val="000000"/>
        </w:rPr>
        <w:t>String</w:t>
      </w:r>
      <w:r>
        <w:rPr>
          <w:color w:val="080808"/>
        </w:rPr>
        <w:t xml:space="preserve">, </w:t>
      </w:r>
      <w:r>
        <w:rPr>
          <w:color w:val="0033B3"/>
        </w:rPr>
        <w:t>dynamic</w:t>
      </w:r>
      <w:r>
        <w:rPr>
          <w:color w:val="080808"/>
        </w:rPr>
        <w:t>&gt; map) {</w:t>
      </w:r>
      <w:r>
        <w:rPr>
          <w:color w:val="080808"/>
        </w:rPr>
        <w:br/>
        <w:t xml:space="preserve">    </w:t>
      </w:r>
      <w:r>
        <w:rPr>
          <w:color w:val="0033B3"/>
        </w:rPr>
        <w:t xml:space="preserve">return </w:t>
      </w:r>
      <w:r>
        <w:rPr>
          <w:color w:val="2196F3"/>
        </w:rPr>
        <w:t>Component</w:t>
      </w:r>
      <w:r>
        <w:rPr>
          <w:color w:val="080808"/>
        </w:rPr>
        <w:t>(</w:t>
      </w:r>
      <w:r>
        <w:rPr>
          <w:color w:val="080808"/>
        </w:rPr>
        <w:br/>
        <w:t xml:space="preserve">      id: map[</w:t>
      </w:r>
      <w:r>
        <w:rPr>
          <w:color w:val="067D17"/>
        </w:rPr>
        <w:t>'id'</w:t>
      </w:r>
      <w:r>
        <w:rPr>
          <w:color w:val="080808"/>
        </w:rPr>
        <w:t xml:space="preserve">] </w:t>
      </w:r>
      <w:r>
        <w:rPr>
          <w:color w:val="0033B3"/>
        </w:rPr>
        <w:t xml:space="preserve">as </w:t>
      </w:r>
      <w:r>
        <w:rPr>
          <w:color w:val="000000"/>
        </w:rPr>
        <w:t>int</w:t>
      </w:r>
      <w:r>
        <w:rPr>
          <w:color w:val="080808"/>
        </w:rPr>
        <w:t>?,</w:t>
      </w:r>
      <w:r>
        <w:rPr>
          <w:color w:val="080808"/>
        </w:rPr>
        <w:br/>
        <w:t xml:space="preserve">      name: map[</w:t>
      </w:r>
      <w:r>
        <w:rPr>
          <w:color w:val="067D17"/>
        </w:rPr>
        <w:t>'name'</w:t>
      </w:r>
      <w:r>
        <w:rPr>
          <w:color w:val="080808"/>
        </w:rPr>
        <w:t xml:space="preserve">] </w:t>
      </w:r>
      <w:r>
        <w:rPr>
          <w:color w:val="0033B3"/>
        </w:rPr>
        <w:t xml:space="preserve">as </w:t>
      </w:r>
      <w:r>
        <w:rPr>
          <w:color w:val="000000"/>
        </w:rPr>
        <w:t>String</w:t>
      </w:r>
      <w:r>
        <w:rPr>
          <w:color w:val="080808"/>
        </w:rPr>
        <w:t>,</w:t>
      </w:r>
      <w:r>
        <w:rPr>
          <w:color w:val="080808"/>
        </w:rPr>
        <w:br/>
        <w:t xml:space="preserve">      image: map[</w:t>
      </w:r>
      <w:r>
        <w:rPr>
          <w:color w:val="067D17"/>
        </w:rPr>
        <w:t>'image'</w:t>
      </w:r>
      <w:r>
        <w:rPr>
          <w:color w:val="080808"/>
        </w:rPr>
        <w:t xml:space="preserve">] </w:t>
      </w:r>
      <w:r>
        <w:rPr>
          <w:color w:val="0033B3"/>
        </w:rPr>
        <w:t xml:space="preserve">as </w:t>
      </w:r>
      <w:r>
        <w:rPr>
          <w:color w:val="000000"/>
        </w:rPr>
        <w:t>String</w:t>
      </w:r>
      <w:r>
        <w:rPr>
          <w:color w:val="080808"/>
        </w:rPr>
        <w:t>?,</w:t>
      </w:r>
      <w:r>
        <w:rPr>
          <w:color w:val="080808"/>
        </w:rPr>
        <w:br/>
        <w:t xml:space="preserve">      soluong: map[</w:t>
      </w:r>
      <w:r>
        <w:rPr>
          <w:color w:val="067D17"/>
        </w:rPr>
        <w:t>'soluong'</w:t>
      </w:r>
      <w:r>
        <w:rPr>
          <w:color w:val="080808"/>
        </w:rPr>
        <w:t xml:space="preserve">] </w:t>
      </w:r>
      <w:r>
        <w:rPr>
          <w:color w:val="0033B3"/>
        </w:rPr>
        <w:t xml:space="preserve">as </w:t>
      </w:r>
      <w:r>
        <w:rPr>
          <w:color w:val="000000"/>
        </w:rPr>
        <w:t>int</w:t>
      </w:r>
      <w:r>
        <w:rPr>
          <w:color w:val="080808"/>
        </w:rPr>
        <w:t xml:space="preserve">? ?? </w:t>
      </w:r>
      <w:r>
        <w:rPr>
          <w:color w:val="1750EB"/>
        </w:rPr>
        <w:t>0</w:t>
      </w:r>
      <w:r>
        <w:rPr>
          <w:color w:val="080808"/>
        </w:rPr>
        <w:t>,</w:t>
      </w:r>
      <w:r>
        <w:rPr>
          <w:color w:val="080808"/>
        </w:rPr>
        <w:br/>
        <w:t xml:space="preserve">      gia: (map[</w:t>
      </w:r>
      <w:r>
        <w:rPr>
          <w:color w:val="067D17"/>
        </w:rPr>
        <w:t>'gia'</w:t>
      </w:r>
      <w:r>
        <w:rPr>
          <w:color w:val="080808"/>
        </w:rPr>
        <w:t xml:space="preserve">] </w:t>
      </w:r>
      <w:r>
        <w:rPr>
          <w:color w:val="0033B3"/>
        </w:rPr>
        <w:t xml:space="preserve">as </w:t>
      </w:r>
      <w:r>
        <w:rPr>
          <w:color w:val="000000"/>
        </w:rPr>
        <w:t>num</w:t>
      </w:r>
      <w:r>
        <w:rPr>
          <w:color w:val="080808"/>
        </w:rPr>
        <w:t xml:space="preserve">?)?.toDouble() ?? </w:t>
      </w:r>
      <w:r>
        <w:rPr>
          <w:color w:val="1750EB"/>
        </w:rPr>
        <w:t>0.0</w:t>
      </w:r>
      <w:r>
        <w:rPr>
          <w:color w:val="080808"/>
        </w:rPr>
        <w:t>,</w:t>
      </w:r>
      <w:r>
        <w:rPr>
          <w:color w:val="080808"/>
        </w:rPr>
        <w:br/>
        <w:t xml:space="preserve">      categoryId: map[</w:t>
      </w:r>
      <w:r>
        <w:rPr>
          <w:color w:val="067D17"/>
        </w:rPr>
        <w:t>'categoryId'</w:t>
      </w:r>
      <w:r>
        <w:rPr>
          <w:color w:val="080808"/>
        </w:rPr>
        <w:t xml:space="preserve">] </w:t>
      </w:r>
      <w:r>
        <w:rPr>
          <w:color w:val="0033B3"/>
        </w:rPr>
        <w:t xml:space="preserve">as </w:t>
      </w:r>
      <w:r>
        <w:rPr>
          <w:color w:val="000000"/>
        </w:rPr>
        <w:t>int</w:t>
      </w:r>
      <w:r>
        <w:rPr>
          <w:color w:val="080808"/>
        </w:rPr>
        <w:t>?,</w:t>
      </w:r>
      <w:r>
        <w:rPr>
          <w:color w:val="080808"/>
        </w:rPr>
        <w:br/>
        <w:t xml:space="preserve">      loaiName: map[</w:t>
      </w:r>
      <w:r>
        <w:rPr>
          <w:color w:val="067D17"/>
        </w:rPr>
        <w:t>'loaiName'</w:t>
      </w:r>
      <w:r>
        <w:rPr>
          <w:color w:val="080808"/>
        </w:rPr>
        <w:t xml:space="preserve">] </w:t>
      </w:r>
      <w:r>
        <w:rPr>
          <w:color w:val="0033B3"/>
        </w:rPr>
        <w:t xml:space="preserve">as </w:t>
      </w:r>
      <w:r>
        <w:rPr>
          <w:color w:val="000000"/>
        </w:rPr>
        <w:t>String</w:t>
      </w:r>
      <w:r>
        <w:rPr>
          <w:color w:val="080808"/>
        </w:rPr>
        <w:t xml:space="preserve">?, </w:t>
      </w:r>
      <w:r>
        <w:rPr>
          <w:i/>
          <w:iCs/>
          <w:color w:val="8C8C8C"/>
        </w:rPr>
        <w:t>// nếu có JOIN với bảng loại</w:t>
      </w:r>
      <w:r>
        <w:rPr>
          <w:i/>
          <w:iCs/>
          <w:color w:val="8C8C8C"/>
        </w:rPr>
        <w:br/>
        <w:t xml:space="preserve">    </w:t>
      </w:r>
      <w:r>
        <w:rPr>
          <w:color w:val="080808"/>
        </w:rPr>
        <w:t>);</w:t>
      </w:r>
      <w:r>
        <w:rPr>
          <w:color w:val="080808"/>
        </w:rPr>
        <w:br/>
        <w:t xml:space="preserve">  }</w:t>
      </w:r>
      <w:r>
        <w:rPr>
          <w:color w:val="080808"/>
        </w:rPr>
        <w:br/>
        <w:t xml:space="preserve">  </w:t>
      </w:r>
      <w:r>
        <w:rPr>
          <w:i/>
          <w:iCs/>
          <w:color w:val="8C8C8C"/>
        </w:rPr>
        <w:t>// === Hàm copyWith tiện dụng ===</w:t>
      </w:r>
      <w:r>
        <w:rPr>
          <w:i/>
          <w:iCs/>
          <w:color w:val="8C8C8C"/>
        </w:rPr>
        <w:br/>
        <w:t xml:space="preserve">  </w:t>
      </w:r>
      <w:r>
        <w:rPr>
          <w:color w:val="000000"/>
        </w:rPr>
        <w:t xml:space="preserve">Component </w:t>
      </w:r>
      <w:r>
        <w:rPr>
          <w:color w:val="00627A"/>
        </w:rPr>
        <w:t>copyWith</w:t>
      </w:r>
      <w:r>
        <w:rPr>
          <w:color w:val="080808"/>
        </w:rPr>
        <w:t>({</w:t>
      </w:r>
      <w:r>
        <w:rPr>
          <w:color w:val="080808"/>
        </w:rPr>
        <w:br/>
        <w:t xml:space="preserve">    </w:t>
      </w:r>
      <w:r>
        <w:rPr>
          <w:color w:val="000000"/>
        </w:rPr>
        <w:t>int</w:t>
      </w:r>
      <w:r>
        <w:rPr>
          <w:color w:val="080808"/>
        </w:rPr>
        <w:t>? id,</w:t>
      </w:r>
      <w:r>
        <w:rPr>
          <w:color w:val="080808"/>
        </w:rPr>
        <w:br/>
        <w:t xml:space="preserve">    </w:t>
      </w:r>
      <w:r>
        <w:rPr>
          <w:color w:val="000000"/>
        </w:rPr>
        <w:t>String</w:t>
      </w:r>
      <w:r>
        <w:rPr>
          <w:color w:val="080808"/>
        </w:rPr>
        <w:t>? name,</w:t>
      </w:r>
      <w:r>
        <w:rPr>
          <w:color w:val="080808"/>
        </w:rPr>
        <w:br/>
        <w:t xml:space="preserve">    </w:t>
      </w:r>
      <w:r>
        <w:rPr>
          <w:color w:val="000000"/>
        </w:rPr>
        <w:t>String</w:t>
      </w:r>
      <w:r>
        <w:rPr>
          <w:color w:val="080808"/>
        </w:rPr>
        <w:t>? image,</w:t>
      </w:r>
      <w:r>
        <w:rPr>
          <w:color w:val="080808"/>
        </w:rPr>
        <w:br/>
        <w:t xml:space="preserve">    </w:t>
      </w:r>
      <w:r>
        <w:rPr>
          <w:color w:val="000000"/>
        </w:rPr>
        <w:t>int</w:t>
      </w:r>
      <w:r>
        <w:rPr>
          <w:color w:val="080808"/>
        </w:rPr>
        <w:t>? soluong,</w:t>
      </w:r>
      <w:r>
        <w:rPr>
          <w:color w:val="080808"/>
        </w:rPr>
        <w:br/>
        <w:t xml:space="preserve">    </w:t>
      </w:r>
      <w:r>
        <w:rPr>
          <w:color w:val="000000"/>
        </w:rPr>
        <w:t>double</w:t>
      </w:r>
      <w:r>
        <w:rPr>
          <w:color w:val="080808"/>
        </w:rPr>
        <w:t>? gia,</w:t>
      </w:r>
      <w:r>
        <w:rPr>
          <w:color w:val="080808"/>
        </w:rPr>
        <w:br/>
        <w:t xml:space="preserve">    </w:t>
      </w:r>
      <w:r>
        <w:rPr>
          <w:color w:val="000000"/>
        </w:rPr>
        <w:t>int</w:t>
      </w:r>
      <w:r>
        <w:rPr>
          <w:color w:val="080808"/>
        </w:rPr>
        <w:t>? categoryId,</w:t>
      </w:r>
      <w:r>
        <w:rPr>
          <w:color w:val="080808"/>
        </w:rPr>
        <w:br/>
        <w:t xml:space="preserve">    </w:t>
      </w:r>
      <w:r>
        <w:rPr>
          <w:color w:val="000000"/>
        </w:rPr>
        <w:t>String</w:t>
      </w:r>
      <w:r>
        <w:rPr>
          <w:color w:val="080808"/>
        </w:rPr>
        <w:t>? loaiName,</w:t>
      </w:r>
      <w:r>
        <w:rPr>
          <w:color w:val="080808"/>
        </w:rPr>
        <w:br/>
        <w:t xml:space="preserve">  }) {</w:t>
      </w:r>
      <w:r>
        <w:rPr>
          <w:color w:val="080808"/>
        </w:rPr>
        <w:br/>
        <w:t xml:space="preserve">    </w:t>
      </w:r>
      <w:r>
        <w:rPr>
          <w:color w:val="0033B3"/>
        </w:rPr>
        <w:t xml:space="preserve">return </w:t>
      </w:r>
      <w:r>
        <w:rPr>
          <w:color w:val="2196F3"/>
        </w:rPr>
        <w:t>Component</w:t>
      </w:r>
      <w:r>
        <w:rPr>
          <w:color w:val="080808"/>
        </w:rPr>
        <w:t>(</w:t>
      </w:r>
      <w:r>
        <w:rPr>
          <w:color w:val="080808"/>
        </w:rPr>
        <w:br/>
        <w:t xml:space="preserve">      id: id ?? </w:t>
      </w:r>
      <w:r>
        <w:rPr>
          <w:color w:val="0033B3"/>
        </w:rPr>
        <w:t>this</w:t>
      </w:r>
      <w:r>
        <w:rPr>
          <w:color w:val="080808"/>
        </w:rPr>
        <w:t>.</w:t>
      </w:r>
      <w:r>
        <w:rPr>
          <w:color w:val="871094"/>
        </w:rPr>
        <w:t>id</w:t>
      </w:r>
      <w:r>
        <w:rPr>
          <w:color w:val="080808"/>
        </w:rPr>
        <w:t>,</w:t>
      </w:r>
      <w:r>
        <w:rPr>
          <w:color w:val="080808"/>
        </w:rPr>
        <w:br/>
        <w:t xml:space="preserve">      name: name ?? </w:t>
      </w:r>
      <w:r>
        <w:rPr>
          <w:color w:val="0033B3"/>
        </w:rPr>
        <w:t>this</w:t>
      </w:r>
      <w:r>
        <w:rPr>
          <w:color w:val="080808"/>
        </w:rPr>
        <w:t>.</w:t>
      </w:r>
      <w:r>
        <w:rPr>
          <w:color w:val="871094"/>
        </w:rPr>
        <w:t>name</w:t>
      </w:r>
      <w:r>
        <w:rPr>
          <w:color w:val="080808"/>
        </w:rPr>
        <w:t>,</w:t>
      </w:r>
      <w:r>
        <w:rPr>
          <w:color w:val="080808"/>
        </w:rPr>
        <w:br/>
        <w:t xml:space="preserve">      image: image ?? </w:t>
      </w:r>
      <w:r>
        <w:rPr>
          <w:color w:val="0033B3"/>
        </w:rPr>
        <w:t>this</w:t>
      </w:r>
      <w:r>
        <w:rPr>
          <w:color w:val="080808"/>
        </w:rPr>
        <w:t>.</w:t>
      </w:r>
      <w:r>
        <w:rPr>
          <w:color w:val="871094"/>
        </w:rPr>
        <w:t>image</w:t>
      </w:r>
      <w:r>
        <w:rPr>
          <w:color w:val="080808"/>
        </w:rPr>
        <w:t>,</w:t>
      </w:r>
      <w:r>
        <w:rPr>
          <w:color w:val="080808"/>
        </w:rPr>
        <w:br/>
        <w:t xml:space="preserve">      soluong: soluong ?? </w:t>
      </w:r>
      <w:r>
        <w:rPr>
          <w:color w:val="0033B3"/>
        </w:rPr>
        <w:t>this</w:t>
      </w:r>
      <w:r>
        <w:rPr>
          <w:color w:val="080808"/>
        </w:rPr>
        <w:t>.</w:t>
      </w:r>
      <w:r>
        <w:rPr>
          <w:color w:val="871094"/>
        </w:rPr>
        <w:t>soluong</w:t>
      </w:r>
      <w:r>
        <w:rPr>
          <w:color w:val="080808"/>
        </w:rPr>
        <w:t>,</w:t>
      </w:r>
      <w:r>
        <w:rPr>
          <w:color w:val="080808"/>
        </w:rPr>
        <w:br/>
        <w:t xml:space="preserve">      gia: gia ?? </w:t>
      </w:r>
      <w:r>
        <w:rPr>
          <w:color w:val="0033B3"/>
        </w:rPr>
        <w:t>this</w:t>
      </w:r>
      <w:r>
        <w:rPr>
          <w:color w:val="080808"/>
        </w:rPr>
        <w:t>.</w:t>
      </w:r>
      <w:r>
        <w:rPr>
          <w:color w:val="871094"/>
        </w:rPr>
        <w:t>gia</w:t>
      </w:r>
      <w:r>
        <w:rPr>
          <w:color w:val="080808"/>
        </w:rPr>
        <w:t>,</w:t>
      </w:r>
      <w:r>
        <w:rPr>
          <w:color w:val="080808"/>
        </w:rPr>
        <w:br/>
        <w:t xml:space="preserve">      categoryId: categoryId ?? </w:t>
      </w:r>
      <w:r>
        <w:rPr>
          <w:color w:val="0033B3"/>
        </w:rPr>
        <w:t>this</w:t>
      </w:r>
      <w:r>
        <w:rPr>
          <w:color w:val="080808"/>
        </w:rPr>
        <w:t>.</w:t>
      </w:r>
      <w:r>
        <w:rPr>
          <w:color w:val="871094"/>
        </w:rPr>
        <w:t>categoryId</w:t>
      </w:r>
      <w:r>
        <w:rPr>
          <w:color w:val="080808"/>
        </w:rPr>
        <w:t>,</w:t>
      </w:r>
      <w:r>
        <w:rPr>
          <w:color w:val="080808"/>
        </w:rPr>
        <w:br/>
        <w:t xml:space="preserve">      loaiName: loaiName ?? </w:t>
      </w:r>
      <w:r>
        <w:rPr>
          <w:color w:val="0033B3"/>
        </w:rPr>
        <w:t>this</w:t>
      </w:r>
      <w:r>
        <w:rPr>
          <w:color w:val="080808"/>
        </w:rPr>
        <w:t>.</w:t>
      </w:r>
      <w:r>
        <w:rPr>
          <w:color w:val="871094"/>
        </w:rPr>
        <w:t>loaiName</w:t>
      </w:r>
      <w:r>
        <w:rPr>
          <w:color w:val="080808"/>
        </w:rPr>
        <w:t>,</w:t>
      </w:r>
      <w:r>
        <w:rPr>
          <w:color w:val="080808"/>
        </w:rPr>
        <w:br/>
        <w:t xml:space="preserve">    );</w:t>
      </w:r>
      <w:r>
        <w:rPr>
          <w:color w:val="080808"/>
        </w:rPr>
        <w:br/>
        <w:t xml:space="preserve">  }</w:t>
      </w:r>
      <w:r>
        <w:rPr>
          <w:color w:val="080808"/>
        </w:rPr>
        <w:br/>
        <w:t xml:space="preserve">  </w:t>
      </w:r>
      <w:r>
        <w:rPr>
          <w:color w:val="9E880D"/>
        </w:rPr>
        <w:t>@override</w:t>
      </w:r>
      <w:r>
        <w:rPr>
          <w:color w:val="9E880D"/>
        </w:rPr>
        <w:br/>
        <w:t xml:space="preserve">  </w:t>
      </w:r>
      <w:r>
        <w:rPr>
          <w:color w:val="000000"/>
        </w:rPr>
        <w:t xml:space="preserve">String </w:t>
      </w:r>
      <w:r>
        <w:rPr>
          <w:color w:val="00627A"/>
        </w:rPr>
        <w:t>toString</w:t>
      </w:r>
      <w:r>
        <w:rPr>
          <w:color w:val="080808"/>
        </w:rPr>
        <w:t>() {</w:t>
      </w:r>
      <w:r>
        <w:rPr>
          <w:color w:val="080808"/>
        </w:rPr>
        <w:br/>
        <w:t xml:space="preserve">    </w:t>
      </w:r>
      <w:r>
        <w:rPr>
          <w:color w:val="0033B3"/>
        </w:rPr>
        <w:t xml:space="preserve">return </w:t>
      </w:r>
      <w:r>
        <w:rPr>
          <w:color w:val="067D17"/>
        </w:rPr>
        <w:t xml:space="preserve">'Component(id: </w:t>
      </w:r>
      <w:r>
        <w:rPr>
          <w:color w:val="080808"/>
        </w:rPr>
        <w:t>$</w:t>
      </w:r>
      <w:r>
        <w:rPr>
          <w:color w:val="871094"/>
        </w:rPr>
        <w:t>id</w:t>
      </w:r>
      <w:r>
        <w:rPr>
          <w:color w:val="067D17"/>
        </w:rPr>
        <w:t xml:space="preserve">, name: </w:t>
      </w:r>
      <w:r>
        <w:rPr>
          <w:color w:val="080808"/>
        </w:rPr>
        <w:t>$</w:t>
      </w:r>
      <w:r>
        <w:rPr>
          <w:color w:val="871094"/>
        </w:rPr>
        <w:t>name</w:t>
      </w:r>
      <w:r>
        <w:rPr>
          <w:color w:val="067D17"/>
        </w:rPr>
        <w:t xml:space="preserve">, soluong: </w:t>
      </w:r>
      <w:r>
        <w:rPr>
          <w:color w:val="080808"/>
        </w:rPr>
        <w:t>$</w:t>
      </w:r>
      <w:r>
        <w:rPr>
          <w:color w:val="871094"/>
        </w:rPr>
        <w:t>soluong</w:t>
      </w:r>
      <w:r>
        <w:rPr>
          <w:color w:val="067D17"/>
        </w:rPr>
        <w:t xml:space="preserve">, gia: </w:t>
      </w:r>
      <w:r>
        <w:rPr>
          <w:color w:val="080808"/>
        </w:rPr>
        <w:t>$</w:t>
      </w:r>
      <w:r>
        <w:rPr>
          <w:color w:val="871094"/>
        </w:rPr>
        <w:t>gia</w:t>
      </w:r>
      <w:r>
        <w:rPr>
          <w:color w:val="067D17"/>
        </w:rPr>
        <w:t xml:space="preserve">, categoryId: </w:t>
      </w:r>
      <w:r>
        <w:rPr>
          <w:color w:val="080808"/>
        </w:rPr>
        <w:t>$</w:t>
      </w:r>
      <w:r>
        <w:rPr>
          <w:color w:val="871094"/>
        </w:rPr>
        <w:t>categoryId</w:t>
      </w:r>
      <w:r>
        <w:rPr>
          <w:color w:val="067D17"/>
        </w:rPr>
        <w:t xml:space="preserve">, loaiName: </w:t>
      </w:r>
      <w:r>
        <w:rPr>
          <w:color w:val="080808"/>
        </w:rPr>
        <w:t>$</w:t>
      </w:r>
      <w:r>
        <w:rPr>
          <w:color w:val="871094"/>
        </w:rPr>
        <w:t>loaiName</w:t>
      </w:r>
      <w:r>
        <w:rPr>
          <w:color w:val="067D17"/>
        </w:rPr>
        <w:t>)'</w:t>
      </w:r>
      <w:r>
        <w:rPr>
          <w:color w:val="080808"/>
        </w:rPr>
        <w:t>;</w:t>
      </w:r>
      <w:r>
        <w:rPr>
          <w:color w:val="080808"/>
        </w:rPr>
        <w:br/>
        <w:t xml:space="preserve">  }</w:t>
      </w:r>
      <w:r>
        <w:rPr>
          <w:color w:val="080808"/>
        </w:rPr>
        <w:br/>
        <w:t>}</w:t>
      </w:r>
    </w:p>
    <w:p w14:paraId="2E3A2CB6" w14:textId="11F69B33" w:rsidR="00AE6B44" w:rsidRPr="00F23D67" w:rsidRDefault="00C907A2" w:rsidP="00F23D67">
      <w:pPr>
        <w:pStyle w:val="ListParagraph"/>
        <w:numPr>
          <w:ilvl w:val="0"/>
          <w:numId w:val="13"/>
        </w:numPr>
        <w:ind w:left="1080"/>
        <w:rPr>
          <w:rFonts w:ascii="Times New Roman" w:eastAsia="Times New Roman" w:hAnsi="Times New Roman" w:cs="Times New Roman"/>
          <w:color w:val="000000" w:themeColor="text1"/>
          <w:sz w:val="28"/>
          <w:szCs w:val="28"/>
          <w:shd w:val="clear" w:color="auto" w:fill="FFFFFF"/>
        </w:rPr>
      </w:pPr>
      <w:r w:rsidRPr="00F23D67">
        <w:rPr>
          <w:rFonts w:ascii="Times New Roman" w:eastAsia="Times New Roman" w:hAnsi="Times New Roman" w:cs="Times New Roman"/>
          <w:color w:val="000000" w:themeColor="text1"/>
          <w:sz w:val="28"/>
          <w:szCs w:val="28"/>
          <w:shd w:val="clear" w:color="auto" w:fill="FFFFFF"/>
        </w:rPr>
        <w:lastRenderedPageBreak/>
        <w:t xml:space="preserve">B2: </w:t>
      </w:r>
      <w:r w:rsidR="00F23D67" w:rsidRPr="00F23D67">
        <w:rPr>
          <w:rFonts w:ascii="Times New Roman" w:eastAsia="Times New Roman" w:hAnsi="Times New Roman" w:cs="Times New Roman"/>
          <w:color w:val="000000" w:themeColor="text1"/>
          <w:sz w:val="28"/>
          <w:szCs w:val="28"/>
          <w:shd w:val="clear" w:color="auto" w:fill="FFFFFF"/>
        </w:rPr>
        <w:t>T</w:t>
      </w:r>
      <w:r w:rsidRPr="00F23D67">
        <w:rPr>
          <w:rFonts w:ascii="Times New Roman" w:eastAsia="Times New Roman" w:hAnsi="Times New Roman" w:cs="Times New Roman"/>
          <w:color w:val="000000" w:themeColor="text1"/>
          <w:sz w:val="28"/>
          <w:szCs w:val="28"/>
          <w:shd w:val="clear" w:color="auto" w:fill="FFFFFF"/>
        </w:rPr>
        <w:t xml:space="preserve">ạo </w:t>
      </w:r>
      <w:r w:rsidR="00F23D67" w:rsidRPr="00F23D67">
        <w:rPr>
          <w:rFonts w:ascii="Times New Roman" w:eastAsia="Times New Roman" w:hAnsi="Times New Roman" w:cs="Times New Roman"/>
          <w:color w:val="000000" w:themeColor="text1"/>
          <w:sz w:val="28"/>
          <w:szCs w:val="28"/>
          <w:shd w:val="clear" w:color="auto" w:fill="FFFFFF"/>
        </w:rPr>
        <w:t>b</w:t>
      </w:r>
      <w:r w:rsidRPr="00F23D67">
        <w:rPr>
          <w:rFonts w:ascii="Times New Roman" w:eastAsia="Times New Roman" w:hAnsi="Times New Roman" w:cs="Times New Roman"/>
          <w:color w:val="000000" w:themeColor="text1"/>
          <w:sz w:val="28"/>
          <w:szCs w:val="28"/>
          <w:shd w:val="clear" w:color="auto" w:fill="FFFFFF"/>
        </w:rPr>
        <w:t>ảng và các Hàm CRUD</w:t>
      </w:r>
    </w:p>
    <w:p w14:paraId="40ADB67F" w14:textId="38C433F8" w:rsidR="00981E8F" w:rsidRDefault="00981E8F" w:rsidP="00F23D67">
      <w:pPr>
        <w:pStyle w:val="HTMLPreformatted"/>
        <w:shd w:val="clear" w:color="auto" w:fill="FFFFFF"/>
        <w:ind w:left="1080"/>
        <w:rPr>
          <w:color w:val="080808"/>
        </w:rPr>
      </w:pPr>
      <w:r>
        <w:rPr>
          <w:color w:val="0033B3"/>
        </w:rPr>
        <w:t xml:space="preserve">import </w:t>
      </w:r>
      <w:r>
        <w:rPr>
          <w:color w:val="067D17"/>
        </w:rPr>
        <w:t>'package:sqflite/sqflite.dart'</w:t>
      </w:r>
      <w:r>
        <w:rPr>
          <w:color w:val="080808"/>
        </w:rPr>
        <w:t>;</w:t>
      </w:r>
      <w:r>
        <w:rPr>
          <w:color w:val="080808"/>
        </w:rPr>
        <w:br/>
      </w:r>
      <w:r>
        <w:rPr>
          <w:color w:val="0033B3"/>
        </w:rPr>
        <w:t xml:space="preserve">import </w:t>
      </w:r>
      <w:r>
        <w:rPr>
          <w:color w:val="067D17"/>
        </w:rPr>
        <w:t>'package:path/path.dart'</w:t>
      </w:r>
      <w:r>
        <w:rPr>
          <w:color w:val="080808"/>
        </w:rPr>
        <w:t>;</w:t>
      </w:r>
      <w:r>
        <w:rPr>
          <w:color w:val="080808"/>
        </w:rPr>
        <w:br/>
      </w:r>
      <w:r>
        <w:rPr>
          <w:color w:val="0033B3"/>
        </w:rPr>
        <w:t xml:space="preserve">import </w:t>
      </w:r>
      <w:r>
        <w:rPr>
          <w:color w:val="067D17"/>
        </w:rPr>
        <w:t>'../model/linhkien.dart'</w:t>
      </w:r>
      <w:r>
        <w:rPr>
          <w:color w:val="080808"/>
        </w:rPr>
        <w:t>;</w:t>
      </w:r>
      <w:r>
        <w:rPr>
          <w:color w:val="080808"/>
        </w:rPr>
        <w:br/>
      </w:r>
      <w:r>
        <w:rPr>
          <w:color w:val="0033B3"/>
        </w:rPr>
        <w:t xml:space="preserve">import </w:t>
      </w:r>
      <w:r>
        <w:rPr>
          <w:color w:val="067D17"/>
        </w:rPr>
        <w:t>'../model/loailinhkien.dart'</w:t>
      </w:r>
      <w:r>
        <w:rPr>
          <w:color w:val="080808"/>
        </w:rPr>
        <w:t>;</w:t>
      </w:r>
      <w:r>
        <w:rPr>
          <w:color w:val="080808"/>
        </w:rPr>
        <w:br/>
      </w:r>
      <w:r>
        <w:rPr>
          <w:color w:val="080808"/>
        </w:rPr>
        <w:br/>
      </w:r>
      <w:r>
        <w:rPr>
          <w:color w:val="0033B3"/>
        </w:rPr>
        <w:t xml:space="preserve">class </w:t>
      </w:r>
      <w:r>
        <w:rPr>
          <w:color w:val="000000"/>
        </w:rPr>
        <w:t xml:space="preserve">LinhkienDatabaseHelper </w:t>
      </w:r>
      <w:r>
        <w:rPr>
          <w:color w:val="080808"/>
        </w:rPr>
        <w:t>{</w:t>
      </w:r>
      <w:r>
        <w:rPr>
          <w:color w:val="080808"/>
        </w:rPr>
        <w:br/>
        <w:t xml:space="preserve">  </w:t>
      </w:r>
      <w:r>
        <w:rPr>
          <w:i/>
          <w:iCs/>
          <w:color w:val="8C8C8C"/>
        </w:rPr>
        <w:t>// --- Singleton ---</w:t>
      </w:r>
      <w:r>
        <w:rPr>
          <w:i/>
          <w:iCs/>
          <w:color w:val="8C8C8C"/>
        </w:rPr>
        <w:br/>
        <w:t xml:space="preserve">  </w:t>
      </w:r>
      <w:r>
        <w:rPr>
          <w:color w:val="0033B3"/>
        </w:rPr>
        <w:t xml:space="preserve">static final </w:t>
      </w:r>
      <w:r>
        <w:rPr>
          <w:color w:val="000000"/>
        </w:rPr>
        <w:t xml:space="preserve">LinhkienDatabaseHelper </w:t>
      </w:r>
      <w:r>
        <w:rPr>
          <w:i/>
          <w:iCs/>
          <w:color w:val="871094"/>
        </w:rPr>
        <w:t xml:space="preserve">instance </w:t>
      </w:r>
      <w:r>
        <w:rPr>
          <w:color w:val="080808"/>
        </w:rPr>
        <w:t xml:space="preserve">= </w:t>
      </w:r>
      <w:r>
        <w:rPr>
          <w:color w:val="2196F3"/>
        </w:rPr>
        <w:t>LinhkienDatabaseHelper</w:t>
      </w:r>
      <w:r>
        <w:rPr>
          <w:color w:val="080808"/>
        </w:rPr>
        <w:t>.</w:t>
      </w:r>
      <w:r>
        <w:rPr>
          <w:color w:val="2196F3"/>
        </w:rPr>
        <w:t>_init</w:t>
      </w:r>
      <w:r>
        <w:rPr>
          <w:color w:val="080808"/>
        </w:rPr>
        <w:t>();</w:t>
      </w:r>
      <w:r>
        <w:rPr>
          <w:color w:val="080808"/>
        </w:rPr>
        <w:br/>
        <w:t xml:space="preserve">  </w:t>
      </w:r>
      <w:r>
        <w:rPr>
          <w:color w:val="0033B3"/>
        </w:rPr>
        <w:t xml:space="preserve">static </w:t>
      </w:r>
      <w:r>
        <w:rPr>
          <w:color w:val="000000"/>
        </w:rPr>
        <w:t>Database</w:t>
      </w:r>
      <w:r>
        <w:rPr>
          <w:color w:val="080808"/>
        </w:rPr>
        <w:t xml:space="preserve">? </w:t>
      </w:r>
      <w:r>
        <w:rPr>
          <w:i/>
          <w:iCs/>
          <w:color w:val="871094"/>
        </w:rPr>
        <w:t>_database</w:t>
      </w:r>
      <w:r>
        <w:rPr>
          <w:color w:val="080808"/>
        </w:rPr>
        <w:t>;</w:t>
      </w:r>
      <w:r>
        <w:rPr>
          <w:color w:val="080808"/>
        </w:rPr>
        <w:br/>
      </w:r>
      <w:r>
        <w:rPr>
          <w:color w:val="080808"/>
        </w:rPr>
        <w:br/>
        <w:t xml:space="preserve">  </w:t>
      </w:r>
      <w:r>
        <w:rPr>
          <w:color w:val="000000"/>
        </w:rPr>
        <w:t>LinhkienDatabaseHelper</w:t>
      </w:r>
      <w:r>
        <w:rPr>
          <w:color w:val="080808"/>
        </w:rPr>
        <w:t>.</w:t>
      </w:r>
      <w:r>
        <w:rPr>
          <w:color w:val="2196F3"/>
        </w:rPr>
        <w:t>_init</w:t>
      </w:r>
      <w:r>
        <w:rPr>
          <w:color w:val="080808"/>
        </w:rPr>
        <w:t>();</w:t>
      </w:r>
      <w:r>
        <w:rPr>
          <w:color w:val="080808"/>
        </w:rPr>
        <w:br/>
      </w:r>
      <w:r>
        <w:rPr>
          <w:color w:val="080808"/>
        </w:rPr>
        <w:br/>
        <w:t xml:space="preserve">  </w:t>
      </w:r>
      <w:r>
        <w:rPr>
          <w:i/>
          <w:iCs/>
          <w:color w:val="8C8C8C"/>
        </w:rPr>
        <w:t>// --- Getter database ---</w:t>
      </w:r>
      <w:r>
        <w:rPr>
          <w:i/>
          <w:iCs/>
          <w:color w:val="8C8C8C"/>
        </w:rPr>
        <w:br/>
        <w:t xml:space="preserve">  </w:t>
      </w:r>
      <w:r>
        <w:rPr>
          <w:color w:val="000000"/>
        </w:rPr>
        <w:t>Future</w:t>
      </w:r>
      <w:r>
        <w:rPr>
          <w:color w:val="080808"/>
        </w:rPr>
        <w:t>&lt;</w:t>
      </w:r>
      <w:r>
        <w:rPr>
          <w:color w:val="000000"/>
        </w:rPr>
        <w:t>Database</w:t>
      </w:r>
      <w:r>
        <w:rPr>
          <w:color w:val="080808"/>
        </w:rPr>
        <w:t xml:space="preserve">&gt; </w:t>
      </w:r>
      <w:r>
        <w:rPr>
          <w:color w:val="0033B3"/>
        </w:rPr>
        <w:t xml:space="preserve">get </w:t>
      </w:r>
      <w:r>
        <w:rPr>
          <w:color w:val="871094"/>
        </w:rPr>
        <w:t xml:space="preserve">database </w:t>
      </w:r>
      <w:r>
        <w:rPr>
          <w:color w:val="0033B3"/>
        </w:rPr>
        <w:t xml:space="preserve">async </w:t>
      </w:r>
      <w:r>
        <w:rPr>
          <w:color w:val="080808"/>
        </w:rPr>
        <w:t>{</w:t>
      </w:r>
      <w:r>
        <w:rPr>
          <w:color w:val="080808"/>
        </w:rPr>
        <w:br/>
        <w:t xml:space="preserve">    </w:t>
      </w:r>
      <w:r>
        <w:rPr>
          <w:color w:val="0033B3"/>
        </w:rPr>
        <w:t xml:space="preserve">if </w:t>
      </w:r>
      <w:r>
        <w:rPr>
          <w:color w:val="080808"/>
        </w:rPr>
        <w:t>(</w:t>
      </w:r>
      <w:r>
        <w:rPr>
          <w:i/>
          <w:iCs/>
          <w:color w:val="871094"/>
        </w:rPr>
        <w:t xml:space="preserve">_database </w:t>
      </w:r>
      <w:r>
        <w:rPr>
          <w:color w:val="080808"/>
        </w:rPr>
        <w:t xml:space="preserve">!= </w:t>
      </w:r>
      <w:r>
        <w:rPr>
          <w:color w:val="0033B3"/>
        </w:rPr>
        <w:t>null</w:t>
      </w:r>
      <w:r>
        <w:rPr>
          <w:color w:val="080808"/>
        </w:rPr>
        <w:t xml:space="preserve">) </w:t>
      </w:r>
      <w:r>
        <w:rPr>
          <w:color w:val="0033B3"/>
        </w:rPr>
        <w:t xml:space="preserve">return </w:t>
      </w:r>
      <w:r>
        <w:rPr>
          <w:i/>
          <w:iCs/>
          <w:color w:val="871094"/>
        </w:rPr>
        <w:t>_database</w:t>
      </w:r>
      <w:r>
        <w:rPr>
          <w:color w:val="080808"/>
        </w:rPr>
        <w:t>!;</w:t>
      </w:r>
      <w:r>
        <w:rPr>
          <w:color w:val="080808"/>
        </w:rPr>
        <w:br/>
        <w:t xml:space="preserve">    </w:t>
      </w:r>
      <w:r>
        <w:rPr>
          <w:i/>
          <w:iCs/>
          <w:color w:val="871094"/>
        </w:rPr>
        <w:t xml:space="preserve">_database </w:t>
      </w:r>
      <w:r>
        <w:rPr>
          <w:color w:val="080808"/>
        </w:rPr>
        <w:t xml:space="preserve">= </w:t>
      </w:r>
      <w:r>
        <w:rPr>
          <w:color w:val="0033B3"/>
        </w:rPr>
        <w:t xml:space="preserve">await </w:t>
      </w:r>
      <w:r>
        <w:rPr>
          <w:color w:val="080808"/>
        </w:rPr>
        <w:t>_initDB(</w:t>
      </w:r>
      <w:r>
        <w:rPr>
          <w:color w:val="067D17"/>
        </w:rPr>
        <w:t>'linhkien.db'</w:t>
      </w:r>
      <w:r>
        <w:rPr>
          <w:color w:val="080808"/>
        </w:rPr>
        <w:t>);</w:t>
      </w:r>
      <w:r>
        <w:rPr>
          <w:color w:val="080808"/>
        </w:rPr>
        <w:br/>
        <w:t xml:space="preserve">    </w:t>
      </w:r>
      <w:r>
        <w:rPr>
          <w:color w:val="0033B3"/>
        </w:rPr>
        <w:t xml:space="preserve">return </w:t>
      </w:r>
      <w:r>
        <w:rPr>
          <w:i/>
          <w:iCs/>
          <w:color w:val="871094"/>
        </w:rPr>
        <w:t>_database</w:t>
      </w:r>
      <w:r>
        <w:rPr>
          <w:color w:val="080808"/>
        </w:rPr>
        <w:t>!;</w:t>
      </w:r>
      <w:r>
        <w:rPr>
          <w:color w:val="080808"/>
        </w:rPr>
        <w:br/>
        <w:t xml:space="preserve">  }</w:t>
      </w:r>
      <w:r>
        <w:rPr>
          <w:color w:val="080808"/>
        </w:rPr>
        <w:br/>
      </w:r>
      <w:r>
        <w:rPr>
          <w:color w:val="080808"/>
        </w:rPr>
        <w:br/>
        <w:t xml:space="preserve">  </w:t>
      </w:r>
      <w:r>
        <w:rPr>
          <w:i/>
          <w:iCs/>
          <w:color w:val="8C8C8C"/>
        </w:rPr>
        <w:t>// --- Khởi tạo database ---</w:t>
      </w:r>
      <w:r>
        <w:rPr>
          <w:i/>
          <w:iCs/>
          <w:color w:val="8C8C8C"/>
        </w:rPr>
        <w:br/>
        <w:t xml:space="preserve">  </w:t>
      </w:r>
      <w:r>
        <w:rPr>
          <w:color w:val="000000"/>
        </w:rPr>
        <w:t>Future</w:t>
      </w:r>
      <w:r>
        <w:rPr>
          <w:color w:val="080808"/>
        </w:rPr>
        <w:t>&lt;</w:t>
      </w:r>
      <w:r>
        <w:rPr>
          <w:color w:val="000000"/>
        </w:rPr>
        <w:t>Database</w:t>
      </w:r>
      <w:r>
        <w:rPr>
          <w:color w:val="080808"/>
        </w:rPr>
        <w:t xml:space="preserve">&gt; </w:t>
      </w:r>
      <w:r>
        <w:rPr>
          <w:color w:val="00627A"/>
        </w:rPr>
        <w:t>_initDB</w:t>
      </w:r>
      <w:r>
        <w:rPr>
          <w:color w:val="080808"/>
        </w:rPr>
        <w:t>(</w:t>
      </w:r>
      <w:r>
        <w:rPr>
          <w:color w:val="000000"/>
        </w:rPr>
        <w:t xml:space="preserve">String </w:t>
      </w:r>
      <w:r>
        <w:rPr>
          <w:color w:val="080808"/>
        </w:rPr>
        <w:t xml:space="preserve">filePath)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dbPath </w:t>
      </w:r>
      <w:r>
        <w:rPr>
          <w:color w:val="080808"/>
        </w:rPr>
        <w:t xml:space="preserve">= </w:t>
      </w:r>
      <w:r>
        <w:rPr>
          <w:color w:val="0033B3"/>
        </w:rPr>
        <w:t xml:space="preserve">await </w:t>
      </w:r>
      <w:r>
        <w:rPr>
          <w:color w:val="080808"/>
        </w:rPr>
        <w:t>getDatabasesPath();</w:t>
      </w:r>
      <w:r>
        <w:rPr>
          <w:color w:val="080808"/>
        </w:rPr>
        <w:br/>
        <w:t xml:space="preserve">    </w:t>
      </w:r>
      <w:r>
        <w:rPr>
          <w:color w:val="0033B3"/>
        </w:rPr>
        <w:t xml:space="preserve">final </w:t>
      </w:r>
      <w:r>
        <w:rPr>
          <w:color w:val="000000"/>
        </w:rPr>
        <w:t xml:space="preserve">path </w:t>
      </w:r>
      <w:r>
        <w:rPr>
          <w:color w:val="080808"/>
        </w:rPr>
        <w:t>= join(</w:t>
      </w:r>
      <w:r>
        <w:rPr>
          <w:color w:val="000000"/>
        </w:rPr>
        <w:t>dbPath</w:t>
      </w:r>
      <w:r>
        <w:rPr>
          <w:color w:val="080808"/>
        </w:rPr>
        <w:t>, filePath);</w:t>
      </w:r>
      <w:r>
        <w:rPr>
          <w:color w:val="080808"/>
        </w:rPr>
        <w:br/>
        <w:t xml:space="preserve">    </w:t>
      </w:r>
      <w:r>
        <w:rPr>
          <w:color w:val="0033B3"/>
        </w:rPr>
        <w:t xml:space="preserve">return await </w:t>
      </w:r>
      <w:r>
        <w:rPr>
          <w:color w:val="080808"/>
        </w:rPr>
        <w:t>openDatabase(</w:t>
      </w:r>
      <w:r>
        <w:rPr>
          <w:color w:val="080808"/>
        </w:rPr>
        <w:br/>
        <w:t xml:space="preserve">      </w:t>
      </w:r>
      <w:r>
        <w:rPr>
          <w:color w:val="000000"/>
        </w:rPr>
        <w:t>path</w:t>
      </w:r>
      <w:r>
        <w:rPr>
          <w:color w:val="080808"/>
        </w:rPr>
        <w:t>,</w:t>
      </w:r>
      <w:r>
        <w:rPr>
          <w:color w:val="080808"/>
        </w:rPr>
        <w:br/>
        <w:t xml:space="preserve">      version: </w:t>
      </w:r>
      <w:r>
        <w:rPr>
          <w:color w:val="1750EB"/>
        </w:rPr>
        <w:t>1</w:t>
      </w:r>
      <w:r>
        <w:rPr>
          <w:color w:val="080808"/>
        </w:rPr>
        <w:t>,</w:t>
      </w:r>
      <w:r>
        <w:rPr>
          <w:color w:val="080808"/>
        </w:rPr>
        <w:br/>
        <w:t xml:space="preserve">      onCreate: </w:t>
      </w:r>
      <w:r>
        <w:rPr>
          <w:color w:val="00627A"/>
        </w:rPr>
        <w:t>_createDB</w:t>
      </w:r>
      <w:r>
        <w:rPr>
          <w:color w:val="080808"/>
        </w:rPr>
        <w:t>,</w:t>
      </w:r>
      <w:r>
        <w:rPr>
          <w:color w:val="080808"/>
        </w:rPr>
        <w:br/>
        <w:t xml:space="preserve">    );</w:t>
      </w:r>
      <w:r>
        <w:rPr>
          <w:color w:val="080808"/>
        </w:rPr>
        <w:br/>
        <w:t xml:space="preserve">  }</w:t>
      </w:r>
      <w:r>
        <w:rPr>
          <w:color w:val="080808"/>
        </w:rPr>
        <w:br/>
      </w:r>
      <w:r>
        <w:rPr>
          <w:color w:val="080808"/>
        </w:rPr>
        <w:br/>
        <w:t xml:space="preserve">  </w:t>
      </w:r>
      <w:r>
        <w:rPr>
          <w:i/>
          <w:iCs/>
          <w:color w:val="8C8C8C"/>
        </w:rPr>
        <w:t>// --- Tạo bảng ---</w:t>
      </w:r>
      <w:r>
        <w:rPr>
          <w:i/>
          <w:iCs/>
          <w:color w:val="8C8C8C"/>
        </w:rPr>
        <w:br/>
        <w:t xml:space="preserve">  </w:t>
      </w:r>
      <w:r>
        <w:rPr>
          <w:color w:val="000000"/>
        </w:rPr>
        <w:t xml:space="preserve">Future </w:t>
      </w:r>
      <w:r>
        <w:rPr>
          <w:color w:val="00627A"/>
        </w:rPr>
        <w:t>_createDB</w:t>
      </w:r>
      <w:r>
        <w:rPr>
          <w:color w:val="080808"/>
        </w:rPr>
        <w:t>(</w:t>
      </w:r>
      <w:r>
        <w:rPr>
          <w:color w:val="000000"/>
        </w:rPr>
        <w:t xml:space="preserve">Database </w:t>
      </w:r>
      <w:r>
        <w:rPr>
          <w:color w:val="080808"/>
        </w:rPr>
        <w:t xml:space="preserve">db, </w:t>
      </w:r>
      <w:r>
        <w:rPr>
          <w:color w:val="000000"/>
        </w:rPr>
        <w:t xml:space="preserve">int </w:t>
      </w:r>
      <w:r>
        <w:rPr>
          <w:color w:val="080808"/>
        </w:rPr>
        <w:t xml:space="preserve">version) </w:t>
      </w:r>
      <w:r>
        <w:rPr>
          <w:color w:val="0033B3"/>
        </w:rPr>
        <w:t xml:space="preserve">async </w:t>
      </w:r>
      <w:r>
        <w:rPr>
          <w:color w:val="080808"/>
        </w:rPr>
        <w:t>{</w:t>
      </w:r>
      <w:r>
        <w:rPr>
          <w:color w:val="080808"/>
        </w:rPr>
        <w:br/>
        <w:t xml:space="preserve">    </w:t>
      </w:r>
      <w:r>
        <w:rPr>
          <w:color w:val="0033B3"/>
        </w:rPr>
        <w:t xml:space="preserve">await </w:t>
      </w:r>
      <w:r>
        <w:rPr>
          <w:color w:val="080808"/>
        </w:rPr>
        <w:t>db.execute(</w:t>
      </w:r>
      <w:r>
        <w:rPr>
          <w:color w:val="067D17"/>
        </w:rPr>
        <w:t>'''</w:t>
      </w:r>
      <w:r>
        <w:rPr>
          <w:color w:val="067D17"/>
        </w:rPr>
        <w:br/>
        <w:t xml:space="preserve">      CREATE TABLE LoaiLinhKien (</w:t>
      </w:r>
      <w:r>
        <w:rPr>
          <w:color w:val="067D17"/>
        </w:rPr>
        <w:br/>
        <w:t xml:space="preserve">        id INTEGER PRIMARY KEY AUTOINCREMENT,</w:t>
      </w:r>
      <w:r>
        <w:rPr>
          <w:color w:val="067D17"/>
        </w:rPr>
        <w:br/>
        <w:t xml:space="preserve">        name TEXT NOT NULL</w:t>
      </w:r>
      <w:r>
        <w:rPr>
          <w:color w:val="067D17"/>
        </w:rPr>
        <w:br/>
        <w:t xml:space="preserve">      )</w:t>
      </w:r>
      <w:r>
        <w:rPr>
          <w:color w:val="067D17"/>
        </w:rPr>
        <w:br/>
        <w:t xml:space="preserve">    '''</w:t>
      </w:r>
      <w:r>
        <w:rPr>
          <w:color w:val="080808"/>
        </w:rPr>
        <w:t>);</w:t>
      </w:r>
      <w:r>
        <w:rPr>
          <w:color w:val="080808"/>
        </w:rPr>
        <w:br/>
      </w:r>
      <w:r>
        <w:rPr>
          <w:color w:val="080808"/>
        </w:rPr>
        <w:br/>
        <w:t xml:space="preserve">    </w:t>
      </w:r>
      <w:r>
        <w:rPr>
          <w:color w:val="0033B3"/>
        </w:rPr>
        <w:t xml:space="preserve">await </w:t>
      </w:r>
      <w:r>
        <w:rPr>
          <w:color w:val="080808"/>
        </w:rPr>
        <w:t>db.execute(</w:t>
      </w:r>
      <w:r>
        <w:rPr>
          <w:color w:val="067D17"/>
        </w:rPr>
        <w:t>'''</w:t>
      </w:r>
      <w:r>
        <w:rPr>
          <w:color w:val="067D17"/>
        </w:rPr>
        <w:br/>
        <w:t xml:space="preserve">      CREATE TABLE LinhKien (</w:t>
      </w:r>
      <w:r>
        <w:rPr>
          <w:color w:val="067D17"/>
        </w:rPr>
        <w:br/>
        <w:t xml:space="preserve">        id INTEGER PRIMARY KEY AUTOINCREMENT,</w:t>
      </w:r>
      <w:r>
        <w:rPr>
          <w:color w:val="067D17"/>
        </w:rPr>
        <w:br/>
        <w:t xml:space="preserve">        name TEXT NOT NULL,</w:t>
      </w:r>
      <w:r>
        <w:rPr>
          <w:color w:val="067D17"/>
        </w:rPr>
        <w:br/>
        <w:t xml:space="preserve">        image TEXT,</w:t>
      </w:r>
      <w:r>
        <w:rPr>
          <w:color w:val="067D17"/>
        </w:rPr>
        <w:br/>
        <w:t xml:space="preserve">        soluong INTEGER DEFAULT 0,</w:t>
      </w:r>
      <w:r>
        <w:rPr>
          <w:color w:val="067D17"/>
        </w:rPr>
        <w:br/>
        <w:t xml:space="preserve">        gia REAL DEFAULT 0,</w:t>
      </w:r>
      <w:r>
        <w:rPr>
          <w:color w:val="067D17"/>
        </w:rPr>
        <w:br/>
        <w:t xml:space="preserve">        categoryId INTEGER,</w:t>
      </w:r>
      <w:r>
        <w:rPr>
          <w:color w:val="067D17"/>
        </w:rPr>
        <w:br/>
        <w:t xml:space="preserve">        FOREIGN KEY (categoryId) REFERENCES LoaiLinhKien (id) ON DELETE SET NULL</w:t>
      </w:r>
      <w:r>
        <w:rPr>
          <w:color w:val="067D17"/>
        </w:rPr>
        <w:br/>
        <w:t xml:space="preserve">      )</w:t>
      </w:r>
      <w:r>
        <w:rPr>
          <w:color w:val="067D17"/>
        </w:rPr>
        <w:br/>
        <w:t xml:space="preserve">    '''</w:t>
      </w:r>
      <w:r>
        <w:rPr>
          <w:color w:val="080808"/>
        </w:rPr>
        <w:t>);</w:t>
      </w:r>
      <w:r>
        <w:rPr>
          <w:color w:val="080808"/>
        </w:rPr>
        <w:br/>
      </w:r>
      <w:r>
        <w:rPr>
          <w:color w:val="080808"/>
        </w:rPr>
        <w:br/>
        <w:t xml:space="preserve">    </w:t>
      </w:r>
      <w:r>
        <w:rPr>
          <w:i/>
          <w:iCs/>
          <w:color w:val="8C8C8C"/>
        </w:rPr>
        <w:t>// --- Thêm loại linh kiện mặc định ---</w:t>
      </w:r>
      <w:r>
        <w:rPr>
          <w:i/>
          <w:iCs/>
          <w:color w:val="8C8C8C"/>
        </w:rPr>
        <w:br/>
        <w:t xml:space="preserve">    </w:t>
      </w:r>
      <w:r>
        <w:rPr>
          <w:color w:val="0033B3"/>
        </w:rPr>
        <w:t xml:space="preserve">const </w:t>
      </w:r>
      <w:r>
        <w:rPr>
          <w:color w:val="000000"/>
        </w:rPr>
        <w:t xml:space="preserve">defaultCategories </w:t>
      </w:r>
      <w:r>
        <w:rPr>
          <w:color w:val="080808"/>
        </w:rPr>
        <w:t>= [</w:t>
      </w:r>
      <w:r>
        <w:rPr>
          <w:color w:val="080808"/>
        </w:rPr>
        <w:br/>
      </w:r>
      <w:r>
        <w:rPr>
          <w:color w:val="080808"/>
        </w:rPr>
        <w:lastRenderedPageBreak/>
        <w:t xml:space="preserve">      </w:t>
      </w:r>
      <w:r>
        <w:rPr>
          <w:color w:val="067D17"/>
        </w:rPr>
        <w:t>'MCU (Vi điều khiển)'</w:t>
      </w:r>
      <w:r>
        <w:rPr>
          <w:color w:val="080808"/>
        </w:rPr>
        <w:t>,</w:t>
      </w:r>
      <w:r>
        <w:rPr>
          <w:color w:val="080808"/>
        </w:rPr>
        <w:br/>
        <w:t xml:space="preserve">      </w:t>
      </w:r>
      <w:r>
        <w:rPr>
          <w:color w:val="067D17"/>
        </w:rPr>
        <w:t>'Cảm biến'</w:t>
      </w:r>
      <w:r>
        <w:rPr>
          <w:color w:val="080808"/>
        </w:rPr>
        <w:t>,</w:t>
      </w:r>
      <w:r>
        <w:rPr>
          <w:color w:val="080808"/>
        </w:rPr>
        <w:br/>
        <w:t xml:space="preserve">      </w:t>
      </w:r>
      <w:r>
        <w:rPr>
          <w:color w:val="067D17"/>
        </w:rPr>
        <w:t>'Dây dẫn'</w:t>
      </w:r>
      <w:r>
        <w:rPr>
          <w:color w:val="080808"/>
        </w:rPr>
        <w:t>,</w:t>
      </w:r>
      <w:r>
        <w:rPr>
          <w:color w:val="080808"/>
        </w:rPr>
        <w:br/>
        <w:t xml:space="preserve">      </w:t>
      </w:r>
      <w:r>
        <w:rPr>
          <w:color w:val="067D17"/>
        </w:rPr>
        <w:t>'Điện trở'</w:t>
      </w:r>
      <w:r>
        <w:rPr>
          <w:color w:val="080808"/>
        </w:rPr>
        <w:t>,</w:t>
      </w:r>
      <w:r>
        <w:rPr>
          <w:color w:val="080808"/>
        </w:rPr>
        <w:br/>
        <w:t xml:space="preserve">      </w:t>
      </w:r>
      <w:r>
        <w:rPr>
          <w:color w:val="067D17"/>
        </w:rPr>
        <w:t>'Tụ điện'</w:t>
      </w:r>
      <w:r>
        <w:rPr>
          <w:color w:val="080808"/>
        </w:rPr>
        <w:t>,</w:t>
      </w:r>
      <w:r>
        <w:rPr>
          <w:color w:val="080808"/>
        </w:rPr>
        <w:br/>
        <w:t xml:space="preserve">      </w:t>
      </w:r>
      <w:r>
        <w:rPr>
          <w:color w:val="067D17"/>
        </w:rPr>
        <w:t>'Module giao tiếp'</w:t>
      </w:r>
      <w:r>
        <w:rPr>
          <w:color w:val="080808"/>
        </w:rPr>
        <w:t>,</w:t>
      </w:r>
      <w:r>
        <w:rPr>
          <w:color w:val="080808"/>
        </w:rPr>
        <w:br/>
        <w:t xml:space="preserve">      </w:t>
      </w:r>
      <w:r>
        <w:rPr>
          <w:color w:val="067D17"/>
        </w:rPr>
        <w:t>'Màn hình hiển thị'</w:t>
      </w:r>
      <w:r>
        <w:rPr>
          <w:color w:val="080808"/>
        </w:rPr>
        <w:t>,</w:t>
      </w:r>
      <w:r>
        <w:rPr>
          <w:color w:val="080808"/>
        </w:rPr>
        <w:br/>
        <w:t xml:space="preserve">      </w:t>
      </w:r>
      <w:r>
        <w:rPr>
          <w:color w:val="067D17"/>
        </w:rPr>
        <w:t>'Nguồn &amp; Pin'</w:t>
      </w:r>
      <w:r>
        <w:rPr>
          <w:color w:val="080808"/>
        </w:rPr>
        <w:t>,</w:t>
      </w:r>
      <w:r>
        <w:rPr>
          <w:color w:val="080808"/>
        </w:rPr>
        <w:br/>
        <w:t xml:space="preserve">    ];</w:t>
      </w:r>
      <w:r>
        <w:rPr>
          <w:color w:val="080808"/>
        </w:rPr>
        <w:br/>
      </w:r>
      <w:r>
        <w:rPr>
          <w:color w:val="080808"/>
        </w:rPr>
        <w:br/>
        <w:t xml:space="preserve">    </w:t>
      </w:r>
      <w:r>
        <w:rPr>
          <w:color w:val="0033B3"/>
        </w:rPr>
        <w:t xml:space="preserve">for </w:t>
      </w:r>
      <w:r>
        <w:rPr>
          <w:color w:val="080808"/>
        </w:rPr>
        <w:t>(</w:t>
      </w:r>
      <w:r>
        <w:rPr>
          <w:color w:val="0033B3"/>
        </w:rPr>
        <w:t xml:space="preserve">final </w:t>
      </w:r>
      <w:r>
        <w:rPr>
          <w:color w:val="000000"/>
        </w:rPr>
        <w:t xml:space="preserve">name </w:t>
      </w:r>
      <w:r>
        <w:rPr>
          <w:color w:val="0033B3"/>
        </w:rPr>
        <w:t xml:space="preserve">in </w:t>
      </w:r>
      <w:r>
        <w:rPr>
          <w:color w:val="000000"/>
        </w:rPr>
        <w:t>defaultCategories</w:t>
      </w:r>
      <w:r>
        <w:rPr>
          <w:color w:val="080808"/>
        </w:rPr>
        <w:t>) {</w:t>
      </w:r>
      <w:r>
        <w:rPr>
          <w:color w:val="080808"/>
        </w:rPr>
        <w:br/>
        <w:t xml:space="preserve">      </w:t>
      </w:r>
      <w:r>
        <w:rPr>
          <w:color w:val="0033B3"/>
        </w:rPr>
        <w:t xml:space="preserve">await </w:t>
      </w:r>
      <w:r>
        <w:rPr>
          <w:color w:val="080808"/>
        </w:rPr>
        <w:t>db.insert(</w:t>
      </w:r>
      <w:r>
        <w:rPr>
          <w:color w:val="067D17"/>
        </w:rPr>
        <w:t>'LoaiLinhKien'</w:t>
      </w:r>
      <w:r>
        <w:rPr>
          <w:color w:val="080808"/>
        </w:rPr>
        <w:t>, {</w:t>
      </w:r>
      <w:r>
        <w:rPr>
          <w:color w:val="067D17"/>
        </w:rPr>
        <w:t>'name'</w:t>
      </w:r>
      <w:r>
        <w:rPr>
          <w:color w:val="080808"/>
        </w:rPr>
        <w:t xml:space="preserve">: </w:t>
      </w:r>
      <w:r>
        <w:rPr>
          <w:color w:val="000000"/>
        </w:rPr>
        <w:t>name</w:t>
      </w:r>
      <w:r>
        <w:rPr>
          <w:color w:val="080808"/>
        </w:rPr>
        <w:t>});</w:t>
      </w:r>
      <w:r>
        <w:rPr>
          <w:color w:val="080808"/>
        </w:rPr>
        <w:br/>
        <w:t xml:space="preserve">    }</w:t>
      </w:r>
      <w:r>
        <w:rPr>
          <w:color w:val="080808"/>
        </w:rPr>
        <w:br/>
        <w:t xml:space="preserve">  }</w:t>
      </w:r>
      <w:r>
        <w:rPr>
          <w:color w:val="080808"/>
        </w:rPr>
        <w:br/>
      </w:r>
      <w:r>
        <w:rPr>
          <w:color w:val="080808"/>
        </w:rPr>
        <w:br/>
        <w:t xml:space="preserve">  </w:t>
      </w:r>
      <w:r>
        <w:rPr>
          <w:i/>
          <w:iCs/>
          <w:color w:val="8C8C8C"/>
        </w:rPr>
        <w:t>// ---------------- CRUD: Loại linh kiện ----------------</w:t>
      </w:r>
      <w:r>
        <w:rPr>
          <w:i/>
          <w:iCs/>
          <w:color w:val="8C8C8C"/>
        </w:rPr>
        <w:br/>
        <w:t xml:space="preserve"> </w:t>
      </w:r>
      <w:r>
        <w:rPr>
          <w:i/>
          <w:iCs/>
          <w:color w:val="8C8C8C"/>
        </w:rPr>
        <w:br/>
        <w:t xml:space="preserve">  </w:t>
      </w:r>
      <w:r>
        <w:rPr>
          <w:color w:val="000000"/>
        </w:rPr>
        <w:t>Future</w:t>
      </w:r>
      <w:r>
        <w:rPr>
          <w:color w:val="080808"/>
        </w:rPr>
        <w:t>&lt;</w:t>
      </w:r>
      <w:r>
        <w:rPr>
          <w:color w:val="000000"/>
        </w:rPr>
        <w:t>int</w:t>
      </w:r>
      <w:r>
        <w:rPr>
          <w:color w:val="080808"/>
        </w:rPr>
        <w:t xml:space="preserve">&gt; </w:t>
      </w:r>
      <w:r>
        <w:rPr>
          <w:color w:val="00627A"/>
        </w:rPr>
        <w:t>createLoai</w:t>
      </w:r>
      <w:r>
        <w:rPr>
          <w:color w:val="080808"/>
        </w:rPr>
        <w:t>(</w:t>
      </w:r>
      <w:r>
        <w:rPr>
          <w:color w:val="000000"/>
        </w:rPr>
        <w:t xml:space="preserve">LoaiLinhKien </w:t>
      </w:r>
      <w:r>
        <w:rPr>
          <w:color w:val="080808"/>
        </w:rPr>
        <w:t xml:space="preserve">loai)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.insert(</w:t>
      </w:r>
      <w:r>
        <w:rPr>
          <w:color w:val="067D17"/>
        </w:rPr>
        <w:t>'LoaiLinhKien'</w:t>
      </w:r>
      <w:r>
        <w:rPr>
          <w:color w:val="080808"/>
        </w:rPr>
        <w:t xml:space="preserve">, loai.toMap(forInsert: </w:t>
      </w:r>
      <w:r>
        <w:rPr>
          <w:color w:val="0033B3"/>
        </w:rPr>
        <w:t>true</w:t>
      </w:r>
      <w:r>
        <w:rPr>
          <w:color w:val="080808"/>
        </w:rPr>
        <w:t>));</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List</w:t>
      </w:r>
      <w:r>
        <w:rPr>
          <w:color w:val="080808"/>
        </w:rPr>
        <w:t>&lt;</w:t>
      </w:r>
      <w:r>
        <w:rPr>
          <w:color w:val="000000"/>
        </w:rPr>
        <w:t>LoaiLinhKien</w:t>
      </w:r>
      <w:r>
        <w:rPr>
          <w:color w:val="080808"/>
        </w:rPr>
        <w:t xml:space="preserve">&gt;&gt; </w:t>
      </w:r>
      <w:r>
        <w:rPr>
          <w:color w:val="00627A"/>
        </w:rPr>
        <w:t>getAllLoaiLinhKien</w:t>
      </w:r>
      <w:r>
        <w:rPr>
          <w:color w:val="080808"/>
        </w:rPr>
        <w:t xml:space="preserve">()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i/>
          <w:iCs/>
          <w:color w:val="871094"/>
        </w:rPr>
        <w:t>instance</w:t>
      </w:r>
      <w:r>
        <w:rPr>
          <w:color w:val="080808"/>
        </w:rPr>
        <w:t>.</w:t>
      </w:r>
      <w:r>
        <w:rPr>
          <w:color w:val="871094"/>
        </w:rPr>
        <w:t>database</w:t>
      </w:r>
      <w:r>
        <w:rPr>
          <w:color w:val="080808"/>
        </w:rPr>
        <w:t>;</w:t>
      </w:r>
      <w:r>
        <w:rPr>
          <w:color w:val="080808"/>
        </w:rPr>
        <w:br/>
        <w:t xml:space="preserve">    </w:t>
      </w:r>
      <w:r>
        <w:rPr>
          <w:color w:val="0033B3"/>
        </w:rPr>
        <w:t xml:space="preserve">final </w:t>
      </w:r>
      <w:r>
        <w:rPr>
          <w:color w:val="000000"/>
        </w:rPr>
        <w:t xml:space="preserve">result </w:t>
      </w:r>
      <w:r>
        <w:rPr>
          <w:color w:val="080808"/>
        </w:rPr>
        <w:t xml:space="preserve">= </w:t>
      </w:r>
      <w:r>
        <w:rPr>
          <w:color w:val="0033B3"/>
        </w:rPr>
        <w:t xml:space="preserve">await </w:t>
      </w:r>
      <w:r>
        <w:rPr>
          <w:color w:val="000000"/>
        </w:rPr>
        <w:t>db</w:t>
      </w:r>
      <w:r>
        <w:rPr>
          <w:color w:val="080808"/>
        </w:rPr>
        <w:t>.query(</w:t>
      </w:r>
      <w:r>
        <w:rPr>
          <w:color w:val="067D17"/>
        </w:rPr>
        <w:t>'LoaiLinhKien'</w:t>
      </w:r>
      <w:r>
        <w:rPr>
          <w:color w:val="080808"/>
        </w:rPr>
        <w:t>);</w:t>
      </w:r>
      <w:r>
        <w:rPr>
          <w:color w:val="080808"/>
        </w:rPr>
        <w:br/>
        <w:t xml:space="preserve">    </w:t>
      </w:r>
      <w:r>
        <w:rPr>
          <w:color w:val="0033B3"/>
        </w:rPr>
        <w:t xml:space="preserve">return </w:t>
      </w:r>
      <w:r>
        <w:rPr>
          <w:color w:val="000000"/>
        </w:rPr>
        <w:t>result</w:t>
      </w:r>
      <w:r>
        <w:rPr>
          <w:color w:val="080808"/>
        </w:rPr>
        <w:t xml:space="preserve">.map((e) =&gt; </w:t>
      </w:r>
      <w:r>
        <w:rPr>
          <w:color w:val="2196F3"/>
        </w:rPr>
        <w:t>LoaiLinhKien</w:t>
      </w:r>
      <w:r>
        <w:rPr>
          <w:color w:val="080808"/>
        </w:rPr>
        <w:t>.</w:t>
      </w:r>
      <w:r>
        <w:rPr>
          <w:color w:val="2196F3"/>
        </w:rPr>
        <w:t>fromMap</w:t>
      </w:r>
      <w:r>
        <w:rPr>
          <w:color w:val="080808"/>
        </w:rPr>
        <w:t>(e)).toList();</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updateLoai</w:t>
      </w:r>
      <w:r>
        <w:rPr>
          <w:color w:val="080808"/>
        </w:rPr>
        <w:t>(</w:t>
      </w:r>
      <w:r>
        <w:rPr>
          <w:color w:val="000000"/>
        </w:rPr>
        <w:t xml:space="preserve">LoaiLinhKien </w:t>
      </w:r>
      <w:r>
        <w:rPr>
          <w:color w:val="080808"/>
        </w:rPr>
        <w:t xml:space="preserve">loai)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.update(</w:t>
      </w:r>
      <w:r>
        <w:rPr>
          <w:color w:val="080808"/>
        </w:rPr>
        <w:br/>
        <w:t xml:space="preserve">      </w:t>
      </w:r>
      <w:r>
        <w:rPr>
          <w:color w:val="067D17"/>
        </w:rPr>
        <w:t>'LoaiLinhKien'</w:t>
      </w:r>
      <w:r>
        <w:rPr>
          <w:color w:val="080808"/>
        </w:rPr>
        <w:t>,</w:t>
      </w:r>
      <w:r>
        <w:rPr>
          <w:color w:val="080808"/>
        </w:rPr>
        <w:br/>
        <w:t xml:space="preserve">      loai.toMap(),</w:t>
      </w:r>
      <w:r>
        <w:rPr>
          <w:color w:val="080808"/>
        </w:rPr>
        <w:br/>
        <w:t xml:space="preserve">      where: </w:t>
      </w:r>
      <w:r>
        <w:rPr>
          <w:color w:val="067D17"/>
        </w:rPr>
        <w:t>'id = ?'</w:t>
      </w:r>
      <w:r>
        <w:rPr>
          <w:color w:val="080808"/>
        </w:rPr>
        <w:t>,</w:t>
      </w:r>
      <w:r>
        <w:rPr>
          <w:color w:val="080808"/>
        </w:rPr>
        <w:br/>
        <w:t xml:space="preserve">      whereArgs: [loai.</w:t>
      </w:r>
      <w:r>
        <w:rPr>
          <w:color w:val="871094"/>
        </w:rPr>
        <w:t>id</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deleteLoai</w:t>
      </w:r>
      <w:r>
        <w:rPr>
          <w:color w:val="080808"/>
        </w:rPr>
        <w:t>(</w:t>
      </w:r>
      <w:r>
        <w:rPr>
          <w:color w:val="000000"/>
        </w:rPr>
        <w:t xml:space="preserve">int </w:t>
      </w:r>
      <w:r>
        <w:rPr>
          <w:color w:val="080808"/>
        </w:rPr>
        <w:t xml:space="preserve">id)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.delete(</w:t>
      </w:r>
      <w:r>
        <w:rPr>
          <w:color w:val="067D17"/>
        </w:rPr>
        <w:t>'LoaiLinhKien'</w:t>
      </w:r>
      <w:r>
        <w:rPr>
          <w:color w:val="080808"/>
        </w:rPr>
        <w:t xml:space="preserve">, where: </w:t>
      </w:r>
      <w:r>
        <w:rPr>
          <w:color w:val="067D17"/>
        </w:rPr>
        <w:t>'id = ?'</w:t>
      </w:r>
      <w:r>
        <w:rPr>
          <w:color w:val="080808"/>
        </w:rPr>
        <w:t>, whereArgs: [id]);</w:t>
      </w:r>
      <w:r>
        <w:rPr>
          <w:color w:val="080808"/>
        </w:rPr>
        <w:br/>
        <w:t xml:space="preserve">  }</w:t>
      </w:r>
      <w:r>
        <w:rPr>
          <w:color w:val="080808"/>
        </w:rPr>
        <w:br/>
      </w:r>
      <w:r>
        <w:rPr>
          <w:color w:val="080808"/>
        </w:rPr>
        <w:br/>
        <w:t xml:space="preserve">  </w:t>
      </w:r>
      <w:r>
        <w:rPr>
          <w:i/>
          <w:iCs/>
          <w:color w:val="8C8C8C"/>
        </w:rPr>
        <w:t>// ---------------- CRUD: Linh kiện ----------------</w:t>
      </w:r>
      <w:r>
        <w:rPr>
          <w:i/>
          <w:iCs/>
          <w:color w:val="8C8C8C"/>
        </w:rPr>
        <w:br/>
        <w:t xml:space="preserve">  </w:t>
      </w:r>
      <w:r>
        <w:rPr>
          <w:color w:val="000000"/>
        </w:rPr>
        <w:t>Future</w:t>
      </w:r>
      <w:r>
        <w:rPr>
          <w:color w:val="080808"/>
        </w:rPr>
        <w:t>&lt;</w:t>
      </w:r>
      <w:r>
        <w:rPr>
          <w:color w:val="000000"/>
        </w:rPr>
        <w:t>int</w:t>
      </w:r>
      <w:r>
        <w:rPr>
          <w:color w:val="080808"/>
        </w:rPr>
        <w:t xml:space="preserve">&gt; </w:t>
      </w:r>
      <w:r>
        <w:rPr>
          <w:color w:val="00627A"/>
        </w:rPr>
        <w:t>createLinhKien</w:t>
      </w:r>
      <w:r>
        <w:rPr>
          <w:color w:val="080808"/>
        </w:rPr>
        <w:t>(</w:t>
      </w:r>
      <w:r>
        <w:rPr>
          <w:color w:val="000000"/>
        </w:rPr>
        <w:t xml:space="preserve">Component </w:t>
      </w:r>
      <w:r>
        <w:rPr>
          <w:color w:val="080808"/>
        </w:rPr>
        <w:t xml:space="preserve">linhkien)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.insert(</w:t>
      </w:r>
      <w:r>
        <w:rPr>
          <w:color w:val="067D17"/>
        </w:rPr>
        <w:t>'LinhKien'</w:t>
      </w:r>
      <w:r>
        <w:rPr>
          <w:color w:val="080808"/>
        </w:rPr>
        <w:t>, linhkien.toMap());</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List</w:t>
      </w:r>
      <w:r>
        <w:rPr>
          <w:color w:val="080808"/>
        </w:rPr>
        <w:t>&lt;</w:t>
      </w:r>
      <w:r>
        <w:rPr>
          <w:color w:val="000000"/>
        </w:rPr>
        <w:t>Component</w:t>
      </w:r>
      <w:r>
        <w:rPr>
          <w:color w:val="080808"/>
        </w:rPr>
        <w:t xml:space="preserve">&gt;&gt; </w:t>
      </w:r>
      <w:r>
        <w:rPr>
          <w:color w:val="00627A"/>
        </w:rPr>
        <w:t>getAllLinhKien</w:t>
      </w:r>
      <w:r>
        <w:rPr>
          <w:color w:val="080808"/>
        </w:rPr>
        <w:t xml:space="preserve">()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i/>
          <w:iCs/>
          <w:color w:val="871094"/>
        </w:rPr>
        <w:t>instance</w:t>
      </w:r>
      <w:r>
        <w:rPr>
          <w:color w:val="080808"/>
        </w:rPr>
        <w:t>.</w:t>
      </w:r>
      <w:r>
        <w:rPr>
          <w:color w:val="871094"/>
        </w:rPr>
        <w:t>database</w:t>
      </w:r>
      <w:r>
        <w:rPr>
          <w:color w:val="080808"/>
        </w:rPr>
        <w:t>;</w:t>
      </w:r>
      <w:r>
        <w:rPr>
          <w:color w:val="080808"/>
        </w:rPr>
        <w:br/>
        <w:t xml:space="preserve">    </w:t>
      </w:r>
      <w:r>
        <w:rPr>
          <w:color w:val="0033B3"/>
        </w:rPr>
        <w:t xml:space="preserve">final </w:t>
      </w:r>
      <w:r>
        <w:rPr>
          <w:color w:val="000000"/>
        </w:rPr>
        <w:t xml:space="preserve">result </w:t>
      </w:r>
      <w:r>
        <w:rPr>
          <w:color w:val="080808"/>
        </w:rPr>
        <w:t xml:space="preserve">= </w:t>
      </w:r>
      <w:r>
        <w:rPr>
          <w:color w:val="0033B3"/>
        </w:rPr>
        <w:t xml:space="preserve">await </w:t>
      </w:r>
      <w:r>
        <w:rPr>
          <w:color w:val="000000"/>
        </w:rPr>
        <w:t>db</w:t>
      </w:r>
      <w:r>
        <w:rPr>
          <w:color w:val="080808"/>
        </w:rPr>
        <w:t>.rawQuery(</w:t>
      </w:r>
      <w:r>
        <w:rPr>
          <w:color w:val="067D17"/>
        </w:rPr>
        <w:t>'''</w:t>
      </w:r>
      <w:r>
        <w:rPr>
          <w:color w:val="067D17"/>
        </w:rPr>
        <w:br/>
        <w:t xml:space="preserve">    SELECT LinhKien.*, LoaiLinhKien.name AS categoryName</w:t>
      </w:r>
      <w:r>
        <w:rPr>
          <w:color w:val="067D17"/>
        </w:rPr>
        <w:br/>
        <w:t xml:space="preserve">    FROM LinhKien</w:t>
      </w:r>
      <w:r>
        <w:rPr>
          <w:color w:val="067D17"/>
        </w:rPr>
        <w:br/>
        <w:t xml:space="preserve">    LEFT JOIN LoaiLinhKien ON LinhKien.categoryId = LoaiLinhKien.id</w:t>
      </w:r>
      <w:r>
        <w:rPr>
          <w:color w:val="067D17"/>
        </w:rPr>
        <w:br/>
      </w:r>
      <w:r>
        <w:rPr>
          <w:color w:val="067D17"/>
        </w:rPr>
        <w:lastRenderedPageBreak/>
        <w:t xml:space="preserve">  '''</w:t>
      </w:r>
      <w:r>
        <w:rPr>
          <w:color w:val="080808"/>
        </w:rPr>
        <w:t>);</w:t>
      </w:r>
      <w:r>
        <w:rPr>
          <w:color w:val="080808"/>
        </w:rPr>
        <w:br/>
        <w:t xml:space="preserve">    </w:t>
      </w:r>
      <w:r>
        <w:rPr>
          <w:color w:val="0033B3"/>
        </w:rPr>
        <w:t xml:space="preserve">return </w:t>
      </w:r>
      <w:r>
        <w:rPr>
          <w:color w:val="000000"/>
        </w:rPr>
        <w:t>result</w:t>
      </w:r>
      <w:r>
        <w:rPr>
          <w:color w:val="080808"/>
        </w:rPr>
        <w:t xml:space="preserve">.map((e) =&gt; </w:t>
      </w:r>
      <w:r>
        <w:rPr>
          <w:color w:val="2196F3"/>
        </w:rPr>
        <w:t>Component</w:t>
      </w:r>
      <w:r>
        <w:rPr>
          <w:color w:val="080808"/>
        </w:rPr>
        <w:t>.</w:t>
      </w:r>
      <w:r>
        <w:rPr>
          <w:color w:val="2196F3"/>
        </w:rPr>
        <w:t>fromMap</w:t>
      </w:r>
      <w:r>
        <w:rPr>
          <w:color w:val="080808"/>
        </w:rPr>
        <w:t>(e)).toList();</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Component</w:t>
      </w:r>
      <w:r>
        <w:rPr>
          <w:color w:val="080808"/>
        </w:rPr>
        <w:t xml:space="preserve">?&gt; </w:t>
      </w:r>
      <w:r>
        <w:rPr>
          <w:color w:val="00627A"/>
        </w:rPr>
        <w:t>getLinhKienById</w:t>
      </w:r>
      <w:r>
        <w:rPr>
          <w:color w:val="080808"/>
        </w:rPr>
        <w:t>(</w:t>
      </w:r>
      <w:r>
        <w:rPr>
          <w:color w:val="000000"/>
        </w:rPr>
        <w:t xml:space="preserve">int </w:t>
      </w:r>
      <w:r>
        <w:rPr>
          <w:color w:val="080808"/>
        </w:rPr>
        <w:t xml:space="preserve">id)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final </w:t>
      </w:r>
      <w:r>
        <w:rPr>
          <w:color w:val="000000"/>
        </w:rPr>
        <w:t xml:space="preserve">result </w:t>
      </w:r>
      <w:r>
        <w:rPr>
          <w:color w:val="080808"/>
        </w:rPr>
        <w:t xml:space="preserve">= </w:t>
      </w:r>
      <w:r>
        <w:rPr>
          <w:color w:val="0033B3"/>
        </w:rPr>
        <w:t xml:space="preserve">await </w:t>
      </w:r>
      <w:r>
        <w:rPr>
          <w:color w:val="000000"/>
        </w:rPr>
        <w:t>db</w:t>
      </w:r>
      <w:r>
        <w:rPr>
          <w:color w:val="080808"/>
        </w:rPr>
        <w:t>.query(</w:t>
      </w:r>
      <w:r>
        <w:rPr>
          <w:color w:val="067D17"/>
        </w:rPr>
        <w:t>'LinhKien'</w:t>
      </w:r>
      <w:r>
        <w:rPr>
          <w:color w:val="080808"/>
        </w:rPr>
        <w:t xml:space="preserve">, where: </w:t>
      </w:r>
      <w:r>
        <w:rPr>
          <w:color w:val="067D17"/>
        </w:rPr>
        <w:t>'id = ?'</w:t>
      </w:r>
      <w:r>
        <w:rPr>
          <w:color w:val="080808"/>
        </w:rPr>
        <w:t>, whereArgs: [id]);</w:t>
      </w:r>
      <w:r>
        <w:rPr>
          <w:color w:val="080808"/>
        </w:rPr>
        <w:br/>
        <w:t xml:space="preserve">    </w:t>
      </w:r>
      <w:r>
        <w:rPr>
          <w:color w:val="0033B3"/>
        </w:rPr>
        <w:t xml:space="preserve">if </w:t>
      </w:r>
      <w:r>
        <w:rPr>
          <w:color w:val="080808"/>
        </w:rPr>
        <w:t>(</w:t>
      </w:r>
      <w:r>
        <w:rPr>
          <w:color w:val="000000"/>
        </w:rPr>
        <w:t>result</w:t>
      </w:r>
      <w:r>
        <w:rPr>
          <w:color w:val="080808"/>
        </w:rPr>
        <w:t>.</w:t>
      </w:r>
      <w:r>
        <w:rPr>
          <w:color w:val="871094"/>
        </w:rPr>
        <w:t>isNotEmpty</w:t>
      </w:r>
      <w:r>
        <w:rPr>
          <w:color w:val="080808"/>
        </w:rPr>
        <w:t xml:space="preserve">) </w:t>
      </w:r>
      <w:r>
        <w:rPr>
          <w:color w:val="0033B3"/>
        </w:rPr>
        <w:t xml:space="preserve">return </w:t>
      </w:r>
      <w:r>
        <w:rPr>
          <w:color w:val="2196F3"/>
        </w:rPr>
        <w:t>Component</w:t>
      </w:r>
      <w:r>
        <w:rPr>
          <w:color w:val="080808"/>
        </w:rPr>
        <w:t>.</w:t>
      </w:r>
      <w:r>
        <w:rPr>
          <w:color w:val="2196F3"/>
        </w:rPr>
        <w:t>fromMap</w:t>
      </w:r>
      <w:r>
        <w:rPr>
          <w:color w:val="080808"/>
        </w:rPr>
        <w:t>(</w:t>
      </w:r>
      <w:r>
        <w:rPr>
          <w:color w:val="000000"/>
        </w:rPr>
        <w:t>result</w:t>
      </w:r>
      <w:r>
        <w:rPr>
          <w:color w:val="080808"/>
        </w:rPr>
        <w:t>.</w:t>
      </w:r>
      <w:r>
        <w:rPr>
          <w:color w:val="871094"/>
        </w:rPr>
        <w:t>first</w:t>
      </w:r>
      <w:r>
        <w:rPr>
          <w:color w:val="080808"/>
        </w:rPr>
        <w:t>);</w:t>
      </w:r>
      <w:r>
        <w:rPr>
          <w:color w:val="080808"/>
        </w:rPr>
        <w:br/>
        <w:t xml:space="preserve">    </w:t>
      </w:r>
      <w:r>
        <w:rPr>
          <w:color w:val="0033B3"/>
        </w:rPr>
        <w:t>return null</w:t>
      </w:r>
      <w:r>
        <w:rPr>
          <w:color w:val="080808"/>
        </w:rPr>
        <w:t>;</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updateLinhKien</w:t>
      </w:r>
      <w:r>
        <w:rPr>
          <w:color w:val="080808"/>
        </w:rPr>
        <w:t>(</w:t>
      </w:r>
      <w:r>
        <w:rPr>
          <w:color w:val="000000"/>
        </w:rPr>
        <w:t xml:space="preserve">Component </w:t>
      </w:r>
      <w:r>
        <w:rPr>
          <w:color w:val="080808"/>
        </w:rPr>
        <w:t xml:space="preserve">linhkien)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.update(</w:t>
      </w:r>
      <w:r>
        <w:rPr>
          <w:color w:val="080808"/>
        </w:rPr>
        <w:br/>
        <w:t xml:space="preserve">      </w:t>
      </w:r>
      <w:r>
        <w:rPr>
          <w:color w:val="067D17"/>
        </w:rPr>
        <w:t>'LinhKien'</w:t>
      </w:r>
      <w:r>
        <w:rPr>
          <w:color w:val="080808"/>
        </w:rPr>
        <w:t>,</w:t>
      </w:r>
      <w:r>
        <w:rPr>
          <w:color w:val="080808"/>
        </w:rPr>
        <w:br/>
        <w:t xml:space="preserve">      linhkien.toMap(),</w:t>
      </w:r>
      <w:r>
        <w:rPr>
          <w:color w:val="080808"/>
        </w:rPr>
        <w:br/>
        <w:t xml:space="preserve">      where: </w:t>
      </w:r>
      <w:r>
        <w:rPr>
          <w:color w:val="067D17"/>
        </w:rPr>
        <w:t>'id = ?'</w:t>
      </w:r>
      <w:r>
        <w:rPr>
          <w:color w:val="080808"/>
        </w:rPr>
        <w:t>,</w:t>
      </w:r>
      <w:r>
        <w:rPr>
          <w:color w:val="080808"/>
        </w:rPr>
        <w:br/>
        <w:t xml:space="preserve">      whereArgs: [linhkien.</w:t>
      </w:r>
      <w:r>
        <w:rPr>
          <w:color w:val="871094"/>
        </w:rPr>
        <w:t>id</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deleteLinhKien</w:t>
      </w:r>
      <w:r>
        <w:rPr>
          <w:color w:val="080808"/>
        </w:rPr>
        <w:t>(</w:t>
      </w:r>
      <w:r>
        <w:rPr>
          <w:color w:val="000000"/>
        </w:rPr>
        <w:t xml:space="preserve">int </w:t>
      </w:r>
      <w:r>
        <w:rPr>
          <w:color w:val="080808"/>
        </w:rPr>
        <w:t xml:space="preserve">id)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.delete(</w:t>
      </w:r>
      <w:r>
        <w:rPr>
          <w:color w:val="067D17"/>
        </w:rPr>
        <w:t>'LinhKien'</w:t>
      </w:r>
      <w:r>
        <w:rPr>
          <w:color w:val="080808"/>
        </w:rPr>
        <w:t xml:space="preserve">, where: </w:t>
      </w:r>
      <w:r>
        <w:rPr>
          <w:color w:val="067D17"/>
        </w:rPr>
        <w:t>'id = ?'</w:t>
      </w:r>
      <w:r>
        <w:rPr>
          <w:color w:val="080808"/>
        </w:rPr>
        <w:t>, whereArgs: [id]);</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deleteAllLinhKien</w:t>
      </w:r>
      <w:r>
        <w:rPr>
          <w:color w:val="080808"/>
        </w:rPr>
        <w:t xml:space="preserve">()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return await </w:t>
      </w:r>
      <w:r>
        <w:rPr>
          <w:color w:val="000000"/>
        </w:rPr>
        <w:t>db</w:t>
      </w:r>
      <w:r>
        <w:rPr>
          <w:color w:val="080808"/>
        </w:rPr>
        <w:t>.delete(</w:t>
      </w:r>
      <w:r>
        <w:rPr>
          <w:color w:val="067D17"/>
        </w:rPr>
        <w:t>'LinhKien'</w:t>
      </w:r>
      <w:r>
        <w:rPr>
          <w:color w:val="080808"/>
        </w:rPr>
        <w:t>);</w:t>
      </w:r>
      <w:r>
        <w:rPr>
          <w:color w:val="080808"/>
        </w:rPr>
        <w:br/>
        <w:t xml:space="preserve">  }</w:t>
      </w:r>
      <w:r>
        <w:rPr>
          <w:color w:val="080808"/>
        </w:rPr>
        <w:br/>
      </w:r>
      <w:r>
        <w:rPr>
          <w:color w:val="080808"/>
        </w:rPr>
        <w:br/>
        <w:t xml:space="preserve">  </w:t>
      </w:r>
      <w:r>
        <w:rPr>
          <w:color w:val="000000"/>
        </w:rPr>
        <w:t>Future</w:t>
      </w:r>
      <w:r>
        <w:rPr>
          <w:color w:val="080808"/>
        </w:rPr>
        <w:t>&lt;</w:t>
      </w:r>
      <w:r>
        <w:rPr>
          <w:color w:val="000000"/>
        </w:rPr>
        <w:t>int</w:t>
      </w:r>
      <w:r>
        <w:rPr>
          <w:color w:val="080808"/>
        </w:rPr>
        <w:t xml:space="preserve">&gt; </w:t>
      </w:r>
      <w:r>
        <w:rPr>
          <w:color w:val="00627A"/>
        </w:rPr>
        <w:t>countComponent</w:t>
      </w:r>
      <w:r>
        <w:rPr>
          <w:color w:val="080808"/>
        </w:rPr>
        <w:t xml:space="preserve">()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color w:val="871094"/>
        </w:rPr>
        <w:t>database</w:t>
      </w:r>
      <w:r>
        <w:rPr>
          <w:color w:val="080808"/>
        </w:rPr>
        <w:t>;</w:t>
      </w:r>
      <w:r>
        <w:rPr>
          <w:color w:val="080808"/>
        </w:rPr>
        <w:br/>
        <w:t xml:space="preserve">    </w:t>
      </w:r>
      <w:r>
        <w:rPr>
          <w:color w:val="0033B3"/>
        </w:rPr>
        <w:t xml:space="preserve">final </w:t>
      </w:r>
      <w:r>
        <w:rPr>
          <w:color w:val="000000"/>
        </w:rPr>
        <w:t xml:space="preserve">result </w:t>
      </w:r>
      <w:r>
        <w:rPr>
          <w:color w:val="080808"/>
        </w:rPr>
        <w:t xml:space="preserve">= </w:t>
      </w:r>
      <w:r>
        <w:rPr>
          <w:color w:val="0033B3"/>
        </w:rPr>
        <w:t xml:space="preserve">await </w:t>
      </w:r>
      <w:r>
        <w:rPr>
          <w:color w:val="000000"/>
        </w:rPr>
        <w:t>db</w:t>
      </w:r>
      <w:r>
        <w:rPr>
          <w:color w:val="080808"/>
        </w:rPr>
        <w:t>.rawQuery(</w:t>
      </w:r>
      <w:r>
        <w:rPr>
          <w:color w:val="067D17"/>
        </w:rPr>
        <w:t>'SELECT COUNT(*) FROM LinhKien'</w:t>
      </w:r>
      <w:r>
        <w:rPr>
          <w:color w:val="080808"/>
        </w:rPr>
        <w:t>);</w:t>
      </w:r>
      <w:r>
        <w:rPr>
          <w:color w:val="080808"/>
        </w:rPr>
        <w:br/>
        <w:t xml:space="preserve">    </w:t>
      </w:r>
      <w:r>
        <w:rPr>
          <w:color w:val="0033B3"/>
        </w:rPr>
        <w:t xml:space="preserve">return </w:t>
      </w:r>
      <w:r>
        <w:rPr>
          <w:color w:val="000000"/>
        </w:rPr>
        <w:t>Sqflite</w:t>
      </w:r>
      <w:r>
        <w:rPr>
          <w:color w:val="080808"/>
        </w:rPr>
        <w:t>.</w:t>
      </w:r>
      <w:r>
        <w:rPr>
          <w:i/>
          <w:iCs/>
          <w:color w:val="00627A"/>
        </w:rPr>
        <w:t>firstIntValue</w:t>
      </w:r>
      <w:r>
        <w:rPr>
          <w:color w:val="080808"/>
        </w:rPr>
        <w:t>(</w:t>
      </w:r>
      <w:r>
        <w:rPr>
          <w:color w:val="000000"/>
        </w:rPr>
        <w:t>result</w:t>
      </w:r>
      <w:r>
        <w:rPr>
          <w:color w:val="080808"/>
        </w:rPr>
        <w:t xml:space="preserve">) ?? </w:t>
      </w:r>
      <w:r>
        <w:rPr>
          <w:color w:val="1750EB"/>
        </w:rPr>
        <w:t>0</w:t>
      </w:r>
      <w:r>
        <w:rPr>
          <w:color w:val="080808"/>
        </w:rPr>
        <w:t>;</w:t>
      </w:r>
      <w:r>
        <w:rPr>
          <w:color w:val="080808"/>
        </w:rPr>
        <w:br/>
        <w:t xml:space="preserve">  }</w:t>
      </w:r>
      <w:r>
        <w:rPr>
          <w:color w:val="080808"/>
        </w:rPr>
        <w:br/>
      </w:r>
      <w:r>
        <w:rPr>
          <w:color w:val="080808"/>
        </w:rPr>
        <w:br/>
      </w:r>
      <w:r>
        <w:rPr>
          <w:color w:val="080808"/>
        </w:rPr>
        <w:br/>
        <w:t xml:space="preserve">  </w:t>
      </w:r>
      <w:r>
        <w:rPr>
          <w:i/>
          <w:iCs/>
          <w:color w:val="8C8C8C"/>
        </w:rPr>
        <w:t>// ---------------- Đóng database ----------------</w:t>
      </w:r>
      <w:r>
        <w:rPr>
          <w:i/>
          <w:iCs/>
          <w:color w:val="8C8C8C"/>
        </w:rPr>
        <w:br/>
        <w:t xml:space="preserve">  </w:t>
      </w:r>
      <w:r>
        <w:rPr>
          <w:color w:val="000000"/>
        </w:rPr>
        <w:t>Future</w:t>
      </w:r>
      <w:r>
        <w:rPr>
          <w:color w:val="080808"/>
        </w:rPr>
        <w:t>&lt;</w:t>
      </w:r>
      <w:r>
        <w:rPr>
          <w:color w:val="0033B3"/>
        </w:rPr>
        <w:t>void</w:t>
      </w:r>
      <w:r>
        <w:rPr>
          <w:color w:val="080808"/>
        </w:rPr>
        <w:t xml:space="preserve">&gt; </w:t>
      </w:r>
      <w:r>
        <w:rPr>
          <w:color w:val="00627A"/>
        </w:rPr>
        <w:t>close</w:t>
      </w:r>
      <w:r>
        <w:rPr>
          <w:color w:val="080808"/>
        </w:rPr>
        <w:t xml:space="preserve">()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i/>
          <w:iCs/>
          <w:color w:val="871094"/>
        </w:rPr>
        <w:t>_database</w:t>
      </w:r>
      <w:r>
        <w:rPr>
          <w:color w:val="080808"/>
        </w:rPr>
        <w:t>;</w:t>
      </w:r>
      <w:r>
        <w:rPr>
          <w:color w:val="080808"/>
        </w:rPr>
        <w:br/>
        <w:t xml:space="preserve">    </w:t>
      </w:r>
      <w:r>
        <w:rPr>
          <w:color w:val="0033B3"/>
        </w:rPr>
        <w:t xml:space="preserve">if </w:t>
      </w:r>
      <w:r>
        <w:rPr>
          <w:color w:val="080808"/>
        </w:rPr>
        <w:t>(</w:t>
      </w:r>
      <w:r>
        <w:rPr>
          <w:color w:val="000000"/>
        </w:rPr>
        <w:t xml:space="preserve">db </w:t>
      </w:r>
      <w:r>
        <w:rPr>
          <w:color w:val="080808"/>
        </w:rPr>
        <w:t xml:space="preserve">!= </w:t>
      </w:r>
      <w:r>
        <w:rPr>
          <w:color w:val="0033B3"/>
        </w:rPr>
        <w:t>null</w:t>
      </w:r>
      <w:r>
        <w:rPr>
          <w:color w:val="080808"/>
        </w:rPr>
        <w:t>) {</w:t>
      </w:r>
      <w:r>
        <w:rPr>
          <w:color w:val="080808"/>
        </w:rPr>
        <w:br/>
        <w:t xml:space="preserve">      </w:t>
      </w:r>
      <w:r>
        <w:rPr>
          <w:color w:val="0033B3"/>
        </w:rPr>
        <w:t xml:space="preserve">await </w:t>
      </w:r>
      <w:r>
        <w:rPr>
          <w:color w:val="000000"/>
        </w:rPr>
        <w:t>db</w:t>
      </w:r>
      <w:r>
        <w:rPr>
          <w:color w:val="080808"/>
        </w:rPr>
        <w:t>.close();</w:t>
      </w:r>
      <w:r>
        <w:rPr>
          <w:color w:val="080808"/>
        </w:rPr>
        <w:br/>
        <w:t xml:space="preserve">      </w:t>
      </w:r>
      <w:r>
        <w:rPr>
          <w:i/>
          <w:iCs/>
          <w:color w:val="871094"/>
        </w:rPr>
        <w:t xml:space="preserve">_database </w:t>
      </w:r>
      <w:r>
        <w:rPr>
          <w:color w:val="080808"/>
        </w:rPr>
        <w:t xml:space="preserve">= </w:t>
      </w:r>
      <w:r>
        <w:rPr>
          <w:color w:val="0033B3"/>
        </w:rPr>
        <w:t>null</w:t>
      </w:r>
      <w:r>
        <w:rPr>
          <w:color w:val="080808"/>
        </w:rPr>
        <w:t>;</w:t>
      </w:r>
      <w:r>
        <w:rPr>
          <w:color w:val="080808"/>
        </w:rPr>
        <w:br/>
        <w:t xml:space="preserve">    }</w:t>
      </w:r>
      <w:r>
        <w:rPr>
          <w:color w:val="080808"/>
        </w:rPr>
        <w:br/>
        <w:t xml:space="preserve">  }</w:t>
      </w:r>
      <w:r>
        <w:rPr>
          <w:color w:val="080808"/>
        </w:rPr>
        <w:br/>
        <w:t xml:space="preserve">  </w:t>
      </w:r>
      <w:r>
        <w:rPr>
          <w:color w:val="000000"/>
        </w:rPr>
        <w:t>Future</w:t>
      </w:r>
      <w:r>
        <w:rPr>
          <w:color w:val="080808"/>
        </w:rPr>
        <w:t>&lt;</w:t>
      </w:r>
      <w:r>
        <w:rPr>
          <w:color w:val="000000"/>
        </w:rPr>
        <w:t>List</w:t>
      </w:r>
      <w:r>
        <w:rPr>
          <w:color w:val="080808"/>
        </w:rPr>
        <w:t>&lt;</w:t>
      </w:r>
      <w:r>
        <w:rPr>
          <w:color w:val="000000"/>
        </w:rPr>
        <w:t>Component</w:t>
      </w:r>
      <w:r>
        <w:rPr>
          <w:color w:val="080808"/>
        </w:rPr>
        <w:t xml:space="preserve">&gt;&gt; </w:t>
      </w:r>
      <w:r>
        <w:rPr>
          <w:color w:val="00627A"/>
        </w:rPr>
        <w:t>getLinhKienByCategory</w:t>
      </w:r>
      <w:r>
        <w:rPr>
          <w:color w:val="080808"/>
        </w:rPr>
        <w:t>(</w:t>
      </w:r>
      <w:r>
        <w:rPr>
          <w:color w:val="000000"/>
        </w:rPr>
        <w:t xml:space="preserve">int </w:t>
      </w:r>
      <w:r>
        <w:rPr>
          <w:color w:val="080808"/>
        </w:rPr>
        <w:t xml:space="preserve">categoryId) </w:t>
      </w:r>
      <w:r>
        <w:rPr>
          <w:color w:val="0033B3"/>
        </w:rPr>
        <w:t xml:space="preserve">async </w:t>
      </w:r>
      <w:r>
        <w:rPr>
          <w:color w:val="080808"/>
        </w:rPr>
        <w:t>{</w:t>
      </w:r>
      <w:r>
        <w:rPr>
          <w:color w:val="080808"/>
        </w:rPr>
        <w:br/>
        <w:t xml:space="preserve">    </w:t>
      </w:r>
      <w:r>
        <w:rPr>
          <w:color w:val="0033B3"/>
        </w:rPr>
        <w:t xml:space="preserve">final </w:t>
      </w:r>
      <w:r>
        <w:rPr>
          <w:color w:val="000000"/>
        </w:rPr>
        <w:t xml:space="preserve">db </w:t>
      </w:r>
      <w:r>
        <w:rPr>
          <w:color w:val="080808"/>
        </w:rPr>
        <w:t xml:space="preserve">= </w:t>
      </w:r>
      <w:r>
        <w:rPr>
          <w:color w:val="0033B3"/>
        </w:rPr>
        <w:t xml:space="preserve">await </w:t>
      </w:r>
      <w:r>
        <w:rPr>
          <w:i/>
          <w:iCs/>
          <w:color w:val="871094"/>
        </w:rPr>
        <w:t>instance</w:t>
      </w:r>
      <w:r>
        <w:rPr>
          <w:color w:val="080808"/>
        </w:rPr>
        <w:t>.</w:t>
      </w:r>
      <w:r>
        <w:rPr>
          <w:color w:val="871094"/>
        </w:rPr>
        <w:t>database</w:t>
      </w:r>
      <w:r>
        <w:rPr>
          <w:color w:val="080808"/>
        </w:rPr>
        <w:t>;</w:t>
      </w:r>
      <w:r>
        <w:rPr>
          <w:color w:val="080808"/>
        </w:rPr>
        <w:br/>
        <w:t xml:space="preserve">    </w:t>
      </w:r>
      <w:r>
        <w:rPr>
          <w:color w:val="0033B3"/>
        </w:rPr>
        <w:t xml:space="preserve">final </w:t>
      </w:r>
      <w:r>
        <w:rPr>
          <w:color w:val="000000"/>
        </w:rPr>
        <w:t xml:space="preserve">result </w:t>
      </w:r>
      <w:r>
        <w:rPr>
          <w:color w:val="080808"/>
        </w:rPr>
        <w:t xml:space="preserve">= </w:t>
      </w:r>
      <w:r>
        <w:rPr>
          <w:color w:val="0033B3"/>
        </w:rPr>
        <w:t xml:space="preserve">await </w:t>
      </w:r>
      <w:r>
        <w:rPr>
          <w:color w:val="000000"/>
        </w:rPr>
        <w:t>db</w:t>
      </w:r>
      <w:r>
        <w:rPr>
          <w:color w:val="080808"/>
        </w:rPr>
        <w:t>.query(</w:t>
      </w:r>
      <w:r>
        <w:rPr>
          <w:color w:val="080808"/>
        </w:rPr>
        <w:br/>
        <w:t xml:space="preserve">      </w:t>
      </w:r>
      <w:r>
        <w:rPr>
          <w:color w:val="067D17"/>
        </w:rPr>
        <w:t>'LinhKien'</w:t>
      </w:r>
      <w:r>
        <w:rPr>
          <w:color w:val="080808"/>
        </w:rPr>
        <w:t>,</w:t>
      </w:r>
      <w:r>
        <w:rPr>
          <w:color w:val="080808"/>
        </w:rPr>
        <w:br/>
        <w:t xml:space="preserve">      where: </w:t>
      </w:r>
      <w:r>
        <w:rPr>
          <w:color w:val="067D17"/>
        </w:rPr>
        <w:t>'categoryId = ?'</w:t>
      </w:r>
      <w:r>
        <w:rPr>
          <w:color w:val="080808"/>
        </w:rPr>
        <w:t>,</w:t>
      </w:r>
      <w:r>
        <w:rPr>
          <w:color w:val="080808"/>
        </w:rPr>
        <w:br/>
        <w:t xml:space="preserve">      whereArgs: [categoryId],</w:t>
      </w:r>
      <w:r>
        <w:rPr>
          <w:color w:val="080808"/>
        </w:rPr>
        <w:br/>
        <w:t xml:space="preserve">    );</w:t>
      </w:r>
      <w:r>
        <w:rPr>
          <w:color w:val="080808"/>
        </w:rPr>
        <w:br/>
      </w:r>
      <w:r>
        <w:rPr>
          <w:color w:val="080808"/>
        </w:rPr>
        <w:lastRenderedPageBreak/>
        <w:t xml:space="preserve">    </w:t>
      </w:r>
      <w:r>
        <w:rPr>
          <w:color w:val="0033B3"/>
        </w:rPr>
        <w:t xml:space="preserve">return </w:t>
      </w:r>
      <w:r>
        <w:rPr>
          <w:color w:val="000000"/>
        </w:rPr>
        <w:t>result</w:t>
      </w:r>
      <w:r>
        <w:rPr>
          <w:color w:val="080808"/>
        </w:rPr>
        <w:t xml:space="preserve">.map((e) =&gt; </w:t>
      </w:r>
      <w:r>
        <w:rPr>
          <w:color w:val="2196F3"/>
        </w:rPr>
        <w:t>Component</w:t>
      </w:r>
      <w:r>
        <w:rPr>
          <w:color w:val="080808"/>
        </w:rPr>
        <w:t>.</w:t>
      </w:r>
      <w:r>
        <w:rPr>
          <w:color w:val="2196F3"/>
        </w:rPr>
        <w:t>fromMap</w:t>
      </w:r>
      <w:r>
        <w:rPr>
          <w:color w:val="080808"/>
        </w:rPr>
        <w:t>(e)).toList();</w:t>
      </w:r>
      <w:r>
        <w:rPr>
          <w:color w:val="080808"/>
        </w:rPr>
        <w:br/>
        <w:t xml:space="preserve">  }</w:t>
      </w:r>
      <w:r>
        <w:rPr>
          <w:color w:val="080808"/>
        </w:rPr>
        <w:br/>
        <w:t>}</w:t>
      </w:r>
    </w:p>
    <w:p w14:paraId="443A55D2" w14:textId="77777777" w:rsidR="00C907A2" w:rsidRDefault="00C907A2" w:rsidP="00C907A2">
      <w:pPr>
        <w:rPr>
          <w:rFonts w:asciiTheme="majorHAnsi" w:eastAsia="Times New Roman" w:hAnsiTheme="majorHAnsi" w:cstheme="majorHAnsi"/>
          <w:color w:val="000000" w:themeColor="text1"/>
          <w:sz w:val="28"/>
          <w:szCs w:val="28"/>
          <w:shd w:val="clear" w:color="auto" w:fill="FFFFFF"/>
        </w:rPr>
      </w:pPr>
    </w:p>
    <w:p w14:paraId="23D2F790" w14:textId="0127A63E" w:rsidR="008E644C" w:rsidRPr="00F23D67" w:rsidRDefault="00A15302" w:rsidP="00F23D67">
      <w:pPr>
        <w:pStyle w:val="ListParagraph"/>
        <w:numPr>
          <w:ilvl w:val="0"/>
          <w:numId w:val="13"/>
        </w:numPr>
        <w:ind w:left="900"/>
        <w:rPr>
          <w:rFonts w:ascii="Times New Roman" w:eastAsia="Times New Roman" w:hAnsi="Times New Roman" w:cs="Times New Roman"/>
          <w:color w:val="000000" w:themeColor="text1"/>
          <w:sz w:val="28"/>
          <w:szCs w:val="28"/>
          <w:shd w:val="clear" w:color="auto" w:fill="FFFFFF"/>
        </w:rPr>
      </w:pPr>
      <w:r w:rsidRPr="00F23D67">
        <w:rPr>
          <w:rFonts w:ascii="Times New Roman" w:eastAsia="Times New Roman" w:hAnsi="Times New Roman" w:cs="Times New Roman"/>
          <w:color w:val="000000" w:themeColor="text1"/>
          <w:sz w:val="28"/>
          <w:szCs w:val="28"/>
          <w:shd w:val="clear" w:color="auto" w:fill="FFFFFF"/>
        </w:rPr>
        <w:t xml:space="preserve">B3: </w:t>
      </w:r>
      <w:r w:rsidR="00F23D67">
        <w:rPr>
          <w:rFonts w:ascii="Times New Roman" w:eastAsia="Times New Roman" w:hAnsi="Times New Roman" w:cs="Times New Roman"/>
          <w:color w:val="000000" w:themeColor="text1"/>
          <w:sz w:val="28"/>
          <w:szCs w:val="28"/>
          <w:shd w:val="clear" w:color="auto" w:fill="FFFFFF"/>
          <w:lang w:val="en-US"/>
        </w:rPr>
        <w:t>T</w:t>
      </w:r>
      <w:r w:rsidRPr="00F23D67">
        <w:rPr>
          <w:rFonts w:ascii="Times New Roman" w:eastAsia="Times New Roman" w:hAnsi="Times New Roman" w:cs="Times New Roman"/>
          <w:color w:val="000000" w:themeColor="text1"/>
          <w:sz w:val="28"/>
          <w:szCs w:val="28"/>
          <w:shd w:val="clear" w:color="auto" w:fill="FFFFFF"/>
        </w:rPr>
        <w:t>ạo LOGIC và UI</w:t>
      </w:r>
    </w:p>
    <w:p w14:paraId="1BF04FCE" w14:textId="1EA46568" w:rsidR="008E644C" w:rsidRPr="008E644C" w:rsidRDefault="008E644C" w:rsidP="00F23D67">
      <w:pPr>
        <w:ind w:left="900"/>
        <w:rPr>
          <w:rFonts w:asciiTheme="majorHAnsi" w:eastAsia="Times New Roman" w:hAnsiTheme="majorHAnsi" w:cstheme="majorHAnsi"/>
          <w:color w:val="000000" w:themeColor="text1"/>
          <w:sz w:val="28"/>
          <w:szCs w:val="28"/>
          <w:shd w:val="clear" w:color="auto" w:fill="FFFFFF"/>
        </w:rPr>
      </w:pPr>
      <w:r w:rsidRPr="008E644C">
        <w:rPr>
          <w:color w:val="0033B3"/>
        </w:rPr>
        <w:t xml:space="preserve">import </w:t>
      </w:r>
      <w:r w:rsidRPr="008E644C">
        <w:rPr>
          <w:color w:val="067D17"/>
        </w:rPr>
        <w:t>'package:flutter/material.dart'</w:t>
      </w:r>
      <w:r w:rsidRPr="008E644C">
        <w:rPr>
          <w:color w:val="080808"/>
        </w:rPr>
        <w:t>;</w:t>
      </w:r>
      <w:r w:rsidRPr="008E644C">
        <w:rPr>
          <w:color w:val="080808"/>
        </w:rPr>
        <w:br/>
      </w:r>
      <w:r w:rsidRPr="008E644C">
        <w:rPr>
          <w:color w:val="0033B3"/>
        </w:rPr>
        <w:t xml:space="preserve">import </w:t>
      </w:r>
      <w:r w:rsidRPr="008E644C">
        <w:rPr>
          <w:color w:val="067D17"/>
        </w:rPr>
        <w:t>'../db/LinhKienDatabaseHelper.dart'</w:t>
      </w:r>
      <w:r w:rsidRPr="008E644C">
        <w:rPr>
          <w:color w:val="080808"/>
        </w:rPr>
        <w:t>;</w:t>
      </w:r>
      <w:r w:rsidRPr="008E644C">
        <w:rPr>
          <w:color w:val="080808"/>
        </w:rPr>
        <w:br/>
      </w:r>
      <w:r w:rsidRPr="008E644C">
        <w:rPr>
          <w:color w:val="0033B3"/>
        </w:rPr>
        <w:t xml:space="preserve">import </w:t>
      </w:r>
      <w:r w:rsidRPr="008E644C">
        <w:rPr>
          <w:color w:val="067D17"/>
        </w:rPr>
        <w:t>'../model/linhkien.dart'</w:t>
      </w:r>
      <w:r w:rsidRPr="008E644C">
        <w:rPr>
          <w:color w:val="080808"/>
        </w:rPr>
        <w:t>;</w:t>
      </w:r>
      <w:r w:rsidRPr="008E644C">
        <w:rPr>
          <w:color w:val="080808"/>
        </w:rPr>
        <w:br/>
      </w:r>
      <w:r w:rsidRPr="008E644C">
        <w:rPr>
          <w:color w:val="0033B3"/>
        </w:rPr>
        <w:t xml:space="preserve">import </w:t>
      </w:r>
      <w:r w:rsidRPr="008E644C">
        <w:rPr>
          <w:color w:val="067D17"/>
        </w:rPr>
        <w:t>'../model/loailinhkien.dart'</w:t>
      </w:r>
      <w:r w:rsidRPr="008E644C">
        <w:rPr>
          <w:color w:val="080808"/>
        </w:rPr>
        <w:t>;</w:t>
      </w:r>
      <w:r w:rsidRPr="008E644C">
        <w:rPr>
          <w:color w:val="080808"/>
        </w:rPr>
        <w:br/>
      </w:r>
      <w:r w:rsidRPr="008E644C">
        <w:rPr>
          <w:color w:val="0033B3"/>
        </w:rPr>
        <w:t xml:space="preserve">import </w:t>
      </w:r>
      <w:r w:rsidRPr="008E644C">
        <w:rPr>
          <w:color w:val="067D17"/>
        </w:rPr>
        <w:t>'component_card.dart'</w:t>
      </w:r>
      <w:r w:rsidRPr="008E644C">
        <w:rPr>
          <w:color w:val="080808"/>
        </w:rPr>
        <w:t>;</w:t>
      </w:r>
      <w:r w:rsidRPr="008E644C">
        <w:rPr>
          <w:color w:val="080808"/>
        </w:rPr>
        <w:br/>
      </w:r>
      <w:r w:rsidRPr="008E644C">
        <w:rPr>
          <w:color w:val="080808"/>
        </w:rPr>
        <w:br/>
      </w:r>
      <w:r w:rsidRPr="008E644C">
        <w:rPr>
          <w:color w:val="0033B3"/>
        </w:rPr>
        <w:t xml:space="preserve">class </w:t>
      </w:r>
      <w:r w:rsidRPr="008E644C">
        <w:rPr>
          <w:color w:val="000000"/>
        </w:rPr>
        <w:t xml:space="preserve">ComponentScreen </w:t>
      </w:r>
      <w:r w:rsidRPr="008E644C">
        <w:rPr>
          <w:color w:val="0033B3"/>
        </w:rPr>
        <w:t xml:space="preserve">extends </w:t>
      </w:r>
      <w:r w:rsidRPr="008E644C">
        <w:rPr>
          <w:color w:val="000000"/>
        </w:rPr>
        <w:t xml:space="preserve">StatefulWidget </w:t>
      </w:r>
      <w:r w:rsidRPr="008E644C">
        <w:rPr>
          <w:color w:val="080808"/>
        </w:rPr>
        <w:t>{</w:t>
      </w:r>
      <w:r w:rsidRPr="008E644C">
        <w:rPr>
          <w:color w:val="080808"/>
        </w:rPr>
        <w:br/>
        <w:t xml:space="preserve">  </w:t>
      </w:r>
      <w:r w:rsidRPr="008E644C">
        <w:rPr>
          <w:color w:val="0033B3"/>
        </w:rPr>
        <w:t xml:space="preserve">const </w:t>
      </w:r>
      <w:r w:rsidRPr="008E644C">
        <w:rPr>
          <w:color w:val="000000"/>
        </w:rPr>
        <w:t>ComponentScreen</w:t>
      </w:r>
      <w:r w:rsidRPr="008E644C">
        <w:rPr>
          <w:color w:val="080808"/>
        </w:rPr>
        <w:t>({</w:t>
      </w:r>
      <w:r w:rsidRPr="008E644C">
        <w:rPr>
          <w:color w:val="000000"/>
        </w:rPr>
        <w:t>Key</w:t>
      </w:r>
      <w:r w:rsidRPr="008E644C">
        <w:rPr>
          <w:color w:val="080808"/>
        </w:rPr>
        <w:t xml:space="preserve">? key}) : </w:t>
      </w:r>
      <w:r w:rsidRPr="008E644C">
        <w:rPr>
          <w:color w:val="0033B3"/>
        </w:rPr>
        <w:t>super</w:t>
      </w:r>
      <w:r w:rsidRPr="008E644C">
        <w:rPr>
          <w:color w:val="080808"/>
        </w:rPr>
        <w:t>(key: key);</w:t>
      </w:r>
      <w:r w:rsidRPr="008E644C">
        <w:rPr>
          <w:color w:val="080808"/>
        </w:rPr>
        <w:br/>
      </w:r>
      <w:r w:rsidRPr="008E644C">
        <w:rPr>
          <w:color w:val="080808"/>
        </w:rPr>
        <w:br/>
        <w:t xml:space="preserve">  </w:t>
      </w:r>
      <w:r w:rsidRPr="008E644C">
        <w:rPr>
          <w:color w:val="9E880D"/>
        </w:rPr>
        <w:t>@override</w:t>
      </w:r>
      <w:r w:rsidRPr="008E644C">
        <w:rPr>
          <w:color w:val="9E880D"/>
        </w:rPr>
        <w:br/>
        <w:t xml:space="preserve">  </w:t>
      </w:r>
      <w:r w:rsidRPr="008E644C">
        <w:rPr>
          <w:color w:val="000000"/>
        </w:rPr>
        <w:t>State</w:t>
      </w:r>
      <w:r w:rsidRPr="008E644C">
        <w:rPr>
          <w:color w:val="080808"/>
        </w:rPr>
        <w:t>&lt;</w:t>
      </w:r>
      <w:r w:rsidRPr="008E644C">
        <w:rPr>
          <w:color w:val="000000"/>
        </w:rPr>
        <w:t>ComponentScreen</w:t>
      </w:r>
      <w:r w:rsidRPr="008E644C">
        <w:rPr>
          <w:color w:val="080808"/>
        </w:rPr>
        <w:t xml:space="preserve">&gt; </w:t>
      </w:r>
      <w:r w:rsidRPr="008E644C">
        <w:rPr>
          <w:color w:val="00627A"/>
        </w:rPr>
        <w:t>createState</w:t>
      </w:r>
      <w:r w:rsidRPr="008E644C">
        <w:rPr>
          <w:color w:val="080808"/>
        </w:rPr>
        <w:t xml:space="preserve">() =&gt; </w:t>
      </w:r>
      <w:r w:rsidRPr="008E644C">
        <w:rPr>
          <w:color w:val="2196F3"/>
        </w:rPr>
        <w:t>_ComponentScreenState</w:t>
      </w:r>
      <w:r w:rsidRPr="008E644C">
        <w:rPr>
          <w:color w:val="080808"/>
        </w:rPr>
        <w:t>();</w:t>
      </w:r>
      <w:r w:rsidRPr="008E644C">
        <w:rPr>
          <w:color w:val="080808"/>
        </w:rPr>
        <w:br/>
        <w:t>}</w:t>
      </w:r>
      <w:r w:rsidRPr="008E644C">
        <w:rPr>
          <w:color w:val="080808"/>
        </w:rPr>
        <w:br/>
      </w:r>
      <w:r w:rsidRPr="008E644C">
        <w:rPr>
          <w:color w:val="080808"/>
        </w:rPr>
        <w:br/>
      </w:r>
      <w:r w:rsidRPr="008E644C">
        <w:rPr>
          <w:color w:val="0033B3"/>
        </w:rPr>
        <w:t xml:space="preserve">class </w:t>
      </w:r>
      <w:r w:rsidRPr="008E644C">
        <w:rPr>
          <w:color w:val="000000"/>
        </w:rPr>
        <w:t xml:space="preserve">_ComponentScreenState </w:t>
      </w:r>
      <w:r w:rsidRPr="008E644C">
        <w:rPr>
          <w:color w:val="0033B3"/>
        </w:rPr>
        <w:t xml:space="preserve">extends </w:t>
      </w:r>
      <w:r w:rsidRPr="008E644C">
        <w:rPr>
          <w:color w:val="000000"/>
        </w:rPr>
        <w:t>State</w:t>
      </w:r>
      <w:r w:rsidRPr="008E644C">
        <w:rPr>
          <w:color w:val="080808"/>
        </w:rPr>
        <w:t>&lt;</w:t>
      </w:r>
      <w:r w:rsidRPr="008E644C">
        <w:rPr>
          <w:color w:val="000000"/>
        </w:rPr>
        <w:t>ComponentScreen</w:t>
      </w:r>
      <w:r w:rsidRPr="008E644C">
        <w:rPr>
          <w:color w:val="080808"/>
        </w:rPr>
        <w:t>&gt; {</w:t>
      </w:r>
      <w:r w:rsidRPr="008E644C">
        <w:rPr>
          <w:color w:val="080808"/>
        </w:rPr>
        <w:br/>
        <w:t xml:space="preserve">  </w:t>
      </w:r>
      <w:r w:rsidRPr="008E644C">
        <w:rPr>
          <w:color w:val="000000"/>
        </w:rPr>
        <w:t>List</w:t>
      </w:r>
      <w:r w:rsidRPr="008E644C">
        <w:rPr>
          <w:color w:val="080808"/>
        </w:rPr>
        <w:t>&lt;</w:t>
      </w:r>
      <w:r w:rsidRPr="008E644C">
        <w:rPr>
          <w:color w:val="000000"/>
        </w:rPr>
        <w:t>Component</w:t>
      </w:r>
      <w:r w:rsidRPr="008E644C">
        <w:rPr>
          <w:color w:val="080808"/>
        </w:rPr>
        <w:t xml:space="preserve">&gt; </w:t>
      </w:r>
      <w:r w:rsidRPr="008E644C">
        <w:rPr>
          <w:color w:val="871094"/>
        </w:rPr>
        <w:t xml:space="preserve">linhKienList </w:t>
      </w:r>
      <w:r w:rsidRPr="008E644C">
        <w:rPr>
          <w:color w:val="080808"/>
        </w:rPr>
        <w:t>= [];</w:t>
      </w:r>
      <w:r w:rsidRPr="008E644C">
        <w:rPr>
          <w:color w:val="080808"/>
        </w:rPr>
        <w:br/>
        <w:t xml:space="preserve">  </w:t>
      </w:r>
      <w:r w:rsidRPr="008E644C">
        <w:rPr>
          <w:color w:val="000000"/>
        </w:rPr>
        <w:t>List</w:t>
      </w:r>
      <w:r w:rsidRPr="008E644C">
        <w:rPr>
          <w:color w:val="080808"/>
        </w:rPr>
        <w:t>&lt;</w:t>
      </w:r>
      <w:r w:rsidRPr="008E644C">
        <w:rPr>
          <w:color w:val="000000"/>
        </w:rPr>
        <w:t>LoaiLinhKien</w:t>
      </w:r>
      <w:r w:rsidRPr="008E644C">
        <w:rPr>
          <w:color w:val="080808"/>
        </w:rPr>
        <w:t xml:space="preserve">&gt; </w:t>
      </w:r>
      <w:r w:rsidRPr="008E644C">
        <w:rPr>
          <w:color w:val="871094"/>
        </w:rPr>
        <w:t xml:space="preserve">loaiList </w:t>
      </w:r>
      <w:r w:rsidRPr="008E644C">
        <w:rPr>
          <w:color w:val="080808"/>
        </w:rPr>
        <w:t>= [];</w:t>
      </w:r>
      <w:r w:rsidRPr="008E644C">
        <w:rPr>
          <w:color w:val="080808"/>
        </w:rPr>
        <w:br/>
        <w:t xml:space="preserve">  </w:t>
      </w:r>
      <w:r w:rsidRPr="008E644C">
        <w:rPr>
          <w:color w:val="000000"/>
        </w:rPr>
        <w:t>int</w:t>
      </w:r>
      <w:r w:rsidRPr="008E644C">
        <w:rPr>
          <w:color w:val="080808"/>
        </w:rPr>
        <w:t xml:space="preserve">? </w:t>
      </w:r>
      <w:r w:rsidRPr="008E644C">
        <w:rPr>
          <w:color w:val="871094"/>
        </w:rPr>
        <w:t>selectedCategoryId</w:t>
      </w:r>
      <w:r w:rsidRPr="008E644C">
        <w:rPr>
          <w:color w:val="080808"/>
        </w:rPr>
        <w:t>;</w:t>
      </w:r>
      <w:r w:rsidRPr="008E644C">
        <w:rPr>
          <w:color w:val="080808"/>
        </w:rPr>
        <w:br/>
      </w:r>
      <w:r w:rsidRPr="008E644C">
        <w:rPr>
          <w:color w:val="080808"/>
        </w:rPr>
        <w:br/>
        <w:t xml:space="preserve">  </w:t>
      </w:r>
      <w:r w:rsidRPr="008E644C">
        <w:rPr>
          <w:color w:val="9E880D"/>
        </w:rPr>
        <w:t>@override</w:t>
      </w:r>
      <w:r w:rsidRPr="008E644C">
        <w:rPr>
          <w:color w:val="9E880D"/>
        </w:rPr>
        <w:br/>
        <w:t xml:space="preserve">  </w:t>
      </w:r>
      <w:r w:rsidRPr="008E644C">
        <w:rPr>
          <w:color w:val="0033B3"/>
        </w:rPr>
        <w:t xml:space="preserve">void </w:t>
      </w:r>
      <w:r w:rsidRPr="008E644C">
        <w:rPr>
          <w:color w:val="00627A"/>
        </w:rPr>
        <w:t>initState</w:t>
      </w:r>
      <w:r w:rsidRPr="008E644C">
        <w:rPr>
          <w:color w:val="080808"/>
        </w:rPr>
        <w:t>() {</w:t>
      </w:r>
      <w:r w:rsidRPr="008E644C">
        <w:rPr>
          <w:color w:val="080808"/>
        </w:rPr>
        <w:br/>
        <w:t xml:space="preserve">    </w:t>
      </w:r>
      <w:r w:rsidRPr="008E644C">
        <w:rPr>
          <w:color w:val="0033B3"/>
        </w:rPr>
        <w:t>super</w:t>
      </w:r>
      <w:r w:rsidRPr="008E644C">
        <w:rPr>
          <w:color w:val="080808"/>
        </w:rPr>
        <w:t>.initState();</w:t>
      </w:r>
      <w:r w:rsidRPr="008E644C">
        <w:rPr>
          <w:color w:val="080808"/>
        </w:rPr>
        <w:br/>
        <w:t xml:space="preserve">    _initData();</w:t>
      </w:r>
      <w:r w:rsidRPr="008E644C">
        <w:rPr>
          <w:color w:val="080808"/>
        </w:rPr>
        <w:br/>
        <w:t xml:space="preserve">  }</w:t>
      </w:r>
      <w:r w:rsidRPr="008E644C">
        <w:rPr>
          <w:color w:val="080808"/>
        </w:rPr>
        <w:br/>
      </w:r>
      <w:r w:rsidRPr="008E644C">
        <w:rPr>
          <w:color w:val="080808"/>
        </w:rPr>
        <w:br/>
        <w:t xml:space="preserve">  </w:t>
      </w:r>
      <w:r w:rsidRPr="008E644C">
        <w:rPr>
          <w:color w:val="000000"/>
        </w:rPr>
        <w:t>Future</w:t>
      </w:r>
      <w:r w:rsidRPr="008E644C">
        <w:rPr>
          <w:color w:val="080808"/>
        </w:rPr>
        <w:t>&lt;</w:t>
      </w:r>
      <w:r w:rsidRPr="008E644C">
        <w:rPr>
          <w:color w:val="0033B3"/>
        </w:rPr>
        <w:t>void</w:t>
      </w:r>
      <w:r w:rsidRPr="008E644C">
        <w:rPr>
          <w:color w:val="080808"/>
        </w:rPr>
        <w:t xml:space="preserve">&gt; </w:t>
      </w:r>
      <w:r w:rsidRPr="008E644C">
        <w:rPr>
          <w:color w:val="00627A"/>
        </w:rPr>
        <w:t>_initData</w:t>
      </w:r>
      <w:r w:rsidRPr="008E644C">
        <w:rPr>
          <w:color w:val="080808"/>
        </w:rPr>
        <w:t xml:space="preserve">()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db </w:t>
      </w:r>
      <w:r w:rsidRPr="008E644C">
        <w:rPr>
          <w:color w:val="080808"/>
        </w:rPr>
        <w:t xml:space="preserve">= </w:t>
      </w:r>
      <w:r w:rsidRPr="008E644C">
        <w:rPr>
          <w:color w:val="000000"/>
        </w:rPr>
        <w:t>LinhkienDatabaseHelper</w:t>
      </w:r>
      <w:r w:rsidRPr="008E644C">
        <w:rPr>
          <w:color w:val="080808"/>
        </w:rPr>
        <w:t>.</w:t>
      </w:r>
      <w:r w:rsidRPr="008E644C">
        <w:rPr>
          <w:i/>
          <w:iCs/>
          <w:color w:val="871094"/>
        </w:rPr>
        <w:t>instance</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categories </w:t>
      </w:r>
      <w:r w:rsidRPr="008E644C">
        <w:rPr>
          <w:color w:val="080808"/>
        </w:rPr>
        <w:t xml:space="preserve">= </w:t>
      </w:r>
      <w:r w:rsidRPr="008E644C">
        <w:rPr>
          <w:color w:val="0033B3"/>
        </w:rPr>
        <w:t xml:space="preserve">await </w:t>
      </w:r>
      <w:r w:rsidRPr="008E644C">
        <w:rPr>
          <w:color w:val="000000"/>
        </w:rPr>
        <w:t>db</w:t>
      </w:r>
      <w:r w:rsidRPr="008E644C">
        <w:rPr>
          <w:color w:val="080808"/>
        </w:rPr>
        <w:t>.getAllLoaiLinhKien();</w:t>
      </w:r>
      <w:r w:rsidRPr="008E644C">
        <w:rPr>
          <w:color w:val="080808"/>
        </w:rPr>
        <w:br/>
        <w:t xml:space="preserve">    </w:t>
      </w:r>
      <w:r w:rsidRPr="008E644C">
        <w:rPr>
          <w:color w:val="0033B3"/>
        </w:rPr>
        <w:t xml:space="preserve">final </w:t>
      </w:r>
      <w:r w:rsidRPr="008E644C">
        <w:rPr>
          <w:color w:val="000000"/>
        </w:rPr>
        <w:t xml:space="preserve">linhkiens </w:t>
      </w:r>
      <w:r w:rsidRPr="008E644C">
        <w:rPr>
          <w:color w:val="080808"/>
        </w:rPr>
        <w:t xml:space="preserve">= </w:t>
      </w:r>
      <w:r w:rsidRPr="008E644C">
        <w:rPr>
          <w:color w:val="0033B3"/>
        </w:rPr>
        <w:t xml:space="preserve">await </w:t>
      </w:r>
      <w:r w:rsidRPr="008E644C">
        <w:rPr>
          <w:color w:val="000000"/>
        </w:rPr>
        <w:t>db</w:t>
      </w:r>
      <w:r w:rsidRPr="008E644C">
        <w:rPr>
          <w:color w:val="080808"/>
        </w:rPr>
        <w:t>.getAllLinhKien();</w:t>
      </w:r>
      <w:r w:rsidRPr="008E644C">
        <w:rPr>
          <w:color w:val="080808"/>
        </w:rPr>
        <w:br/>
      </w:r>
      <w:r w:rsidRPr="008E644C">
        <w:rPr>
          <w:color w:val="080808"/>
        </w:rPr>
        <w:br/>
        <w:t xml:space="preserve">    setState(() {</w:t>
      </w:r>
      <w:r w:rsidRPr="008E644C">
        <w:rPr>
          <w:color w:val="080808"/>
        </w:rPr>
        <w:br/>
        <w:t xml:space="preserve">      </w:t>
      </w:r>
      <w:r w:rsidRPr="008E644C">
        <w:rPr>
          <w:color w:val="871094"/>
        </w:rPr>
        <w:t xml:space="preserve">loaiList </w:t>
      </w:r>
      <w:r w:rsidRPr="008E644C">
        <w:rPr>
          <w:color w:val="080808"/>
        </w:rPr>
        <w:t xml:space="preserve">= </w:t>
      </w:r>
      <w:r w:rsidRPr="008E644C">
        <w:rPr>
          <w:color w:val="000000"/>
        </w:rPr>
        <w:t>categories</w:t>
      </w:r>
      <w:r w:rsidRPr="008E644C">
        <w:rPr>
          <w:color w:val="080808"/>
        </w:rPr>
        <w:t>;</w:t>
      </w:r>
      <w:r w:rsidRPr="008E644C">
        <w:rPr>
          <w:color w:val="080808"/>
        </w:rPr>
        <w:br/>
        <w:t xml:space="preserve">      </w:t>
      </w:r>
      <w:r w:rsidRPr="008E644C">
        <w:rPr>
          <w:color w:val="871094"/>
        </w:rPr>
        <w:t xml:space="preserve">linhKienList </w:t>
      </w:r>
      <w:r w:rsidRPr="008E644C">
        <w:rPr>
          <w:color w:val="080808"/>
        </w:rPr>
        <w:t xml:space="preserve">= </w:t>
      </w:r>
      <w:r w:rsidRPr="008E644C">
        <w:rPr>
          <w:color w:val="000000"/>
        </w:rPr>
        <w:t>linhkiens</w:t>
      </w:r>
      <w:r w:rsidRPr="008E644C">
        <w:rPr>
          <w:color w:val="080808"/>
        </w:rPr>
        <w:t>;</w:t>
      </w:r>
      <w:r w:rsidRPr="008E644C">
        <w:rPr>
          <w:color w:val="080808"/>
        </w:rPr>
        <w:br/>
        <w:t xml:space="preserve">    });</w:t>
      </w:r>
      <w:r w:rsidRPr="008E644C">
        <w:rPr>
          <w:color w:val="080808"/>
        </w:rPr>
        <w:br/>
        <w:t xml:space="preserve">  }</w:t>
      </w:r>
      <w:r w:rsidRPr="008E644C">
        <w:rPr>
          <w:color w:val="080808"/>
        </w:rPr>
        <w:br/>
      </w:r>
      <w:r w:rsidRPr="008E644C">
        <w:rPr>
          <w:color w:val="080808"/>
        </w:rPr>
        <w:br/>
        <w:t xml:space="preserve">  </w:t>
      </w:r>
      <w:r w:rsidRPr="008E644C">
        <w:rPr>
          <w:color w:val="000000"/>
        </w:rPr>
        <w:t>Future</w:t>
      </w:r>
      <w:r w:rsidRPr="008E644C">
        <w:rPr>
          <w:color w:val="080808"/>
        </w:rPr>
        <w:t>&lt;</w:t>
      </w:r>
      <w:r w:rsidRPr="008E644C">
        <w:rPr>
          <w:color w:val="0033B3"/>
        </w:rPr>
        <w:t>void</w:t>
      </w:r>
      <w:r w:rsidRPr="008E644C">
        <w:rPr>
          <w:color w:val="080808"/>
        </w:rPr>
        <w:t xml:space="preserve">&gt; </w:t>
      </w:r>
      <w:r w:rsidRPr="008E644C">
        <w:rPr>
          <w:color w:val="00627A"/>
        </w:rPr>
        <w:t>_filterByCategory</w:t>
      </w:r>
      <w:r w:rsidRPr="008E644C">
        <w:rPr>
          <w:color w:val="080808"/>
        </w:rPr>
        <w:t>(</w:t>
      </w:r>
      <w:r w:rsidRPr="008E644C">
        <w:rPr>
          <w:color w:val="000000"/>
        </w:rPr>
        <w:t>int</w:t>
      </w:r>
      <w:r w:rsidRPr="008E644C">
        <w:rPr>
          <w:color w:val="080808"/>
        </w:rPr>
        <w:t xml:space="preserve">? categoryId)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db </w:t>
      </w:r>
      <w:r w:rsidRPr="008E644C">
        <w:rPr>
          <w:color w:val="080808"/>
        </w:rPr>
        <w:t xml:space="preserve">= </w:t>
      </w:r>
      <w:r w:rsidRPr="008E644C">
        <w:rPr>
          <w:color w:val="000000"/>
        </w:rPr>
        <w:t>LinhkienDatabaseHelper</w:t>
      </w:r>
      <w:r w:rsidRPr="008E644C">
        <w:rPr>
          <w:color w:val="080808"/>
        </w:rPr>
        <w:t>.</w:t>
      </w:r>
      <w:r w:rsidRPr="008E644C">
        <w:rPr>
          <w:i/>
          <w:iCs/>
          <w:color w:val="871094"/>
        </w:rPr>
        <w:t>instance</w:t>
      </w:r>
      <w:r w:rsidRPr="008E644C">
        <w:rPr>
          <w:color w:val="080808"/>
        </w:rPr>
        <w:t>;</w:t>
      </w:r>
      <w:r w:rsidRPr="008E644C">
        <w:rPr>
          <w:color w:val="080808"/>
        </w:rPr>
        <w:br/>
        <w:t xml:space="preserve">    </w:t>
      </w:r>
      <w:r w:rsidRPr="008E644C">
        <w:rPr>
          <w:color w:val="000000"/>
        </w:rPr>
        <w:t>List</w:t>
      </w:r>
      <w:r w:rsidRPr="008E644C">
        <w:rPr>
          <w:color w:val="080808"/>
        </w:rPr>
        <w:t>&lt;</w:t>
      </w:r>
      <w:r w:rsidRPr="008E644C">
        <w:rPr>
          <w:color w:val="000000"/>
        </w:rPr>
        <w:t>Component</w:t>
      </w:r>
      <w:r w:rsidRPr="008E644C">
        <w:rPr>
          <w:color w:val="080808"/>
        </w:rPr>
        <w:t xml:space="preserve">&gt; </w:t>
      </w:r>
      <w:r w:rsidRPr="008E644C">
        <w:rPr>
          <w:color w:val="000000"/>
        </w:rPr>
        <w:t>list</w:t>
      </w:r>
      <w:r w:rsidRPr="008E644C">
        <w:rPr>
          <w:color w:val="080808"/>
        </w:rPr>
        <w:t>;</w:t>
      </w:r>
      <w:r w:rsidRPr="008E644C">
        <w:rPr>
          <w:color w:val="080808"/>
        </w:rPr>
        <w:br/>
      </w:r>
      <w:r w:rsidRPr="008E644C">
        <w:rPr>
          <w:color w:val="080808"/>
        </w:rPr>
        <w:br/>
      </w:r>
      <w:r w:rsidRPr="008E644C">
        <w:rPr>
          <w:color w:val="080808"/>
        </w:rPr>
        <w:lastRenderedPageBreak/>
        <w:t xml:space="preserve">    </w:t>
      </w:r>
      <w:r w:rsidRPr="008E644C">
        <w:rPr>
          <w:color w:val="0033B3"/>
        </w:rPr>
        <w:t xml:space="preserve">if </w:t>
      </w:r>
      <w:r w:rsidRPr="008E644C">
        <w:rPr>
          <w:color w:val="080808"/>
        </w:rPr>
        <w:t xml:space="preserve">(categoryId == </w:t>
      </w:r>
      <w:r w:rsidRPr="008E644C">
        <w:rPr>
          <w:color w:val="0033B3"/>
        </w:rPr>
        <w:t>null</w:t>
      </w:r>
      <w:r w:rsidRPr="008E644C">
        <w:rPr>
          <w:color w:val="080808"/>
        </w:rPr>
        <w:t>) {</w:t>
      </w:r>
      <w:r w:rsidRPr="008E644C">
        <w:rPr>
          <w:color w:val="080808"/>
        </w:rPr>
        <w:br/>
        <w:t xml:space="preserve">      </w:t>
      </w:r>
      <w:r w:rsidRPr="008E644C">
        <w:rPr>
          <w:color w:val="000000"/>
        </w:rPr>
        <w:t xml:space="preserve">list </w:t>
      </w:r>
      <w:r w:rsidRPr="008E644C">
        <w:rPr>
          <w:color w:val="080808"/>
        </w:rPr>
        <w:t xml:space="preserve">= </w:t>
      </w:r>
      <w:r w:rsidRPr="008E644C">
        <w:rPr>
          <w:color w:val="0033B3"/>
        </w:rPr>
        <w:t xml:space="preserve">await </w:t>
      </w:r>
      <w:r w:rsidRPr="008E644C">
        <w:rPr>
          <w:color w:val="000000"/>
        </w:rPr>
        <w:t>db</w:t>
      </w:r>
      <w:r w:rsidRPr="008E644C">
        <w:rPr>
          <w:color w:val="080808"/>
        </w:rPr>
        <w:t>.getAllLinhKien();</w:t>
      </w:r>
      <w:r w:rsidRPr="008E644C">
        <w:rPr>
          <w:color w:val="080808"/>
        </w:rPr>
        <w:br/>
        <w:t xml:space="preserve">    } </w:t>
      </w:r>
      <w:r w:rsidRPr="008E644C">
        <w:rPr>
          <w:color w:val="0033B3"/>
        </w:rPr>
        <w:t xml:space="preserve">else </w:t>
      </w:r>
      <w:r w:rsidRPr="008E644C">
        <w:rPr>
          <w:color w:val="080808"/>
        </w:rPr>
        <w:t>{</w:t>
      </w:r>
      <w:r w:rsidRPr="008E644C">
        <w:rPr>
          <w:color w:val="080808"/>
        </w:rPr>
        <w:br/>
        <w:t xml:space="preserve">      </w:t>
      </w:r>
      <w:r w:rsidRPr="008E644C">
        <w:rPr>
          <w:color w:val="000000"/>
        </w:rPr>
        <w:t xml:space="preserve">list </w:t>
      </w:r>
      <w:r w:rsidRPr="008E644C">
        <w:rPr>
          <w:color w:val="080808"/>
        </w:rPr>
        <w:t xml:space="preserve">= </w:t>
      </w:r>
      <w:r w:rsidRPr="008E644C">
        <w:rPr>
          <w:color w:val="0033B3"/>
        </w:rPr>
        <w:t xml:space="preserve">await </w:t>
      </w:r>
      <w:r w:rsidRPr="008E644C">
        <w:rPr>
          <w:color w:val="000000"/>
        </w:rPr>
        <w:t>db</w:t>
      </w:r>
      <w:r w:rsidRPr="008E644C">
        <w:rPr>
          <w:color w:val="080808"/>
        </w:rPr>
        <w:t>.getLinhKienByCategory(categoryId);</w:t>
      </w:r>
      <w:r w:rsidRPr="008E644C">
        <w:rPr>
          <w:color w:val="080808"/>
        </w:rPr>
        <w:br/>
        <w:t xml:space="preserve">    }</w:t>
      </w:r>
      <w:r w:rsidRPr="008E644C">
        <w:rPr>
          <w:color w:val="080808"/>
        </w:rPr>
        <w:br/>
      </w:r>
      <w:r w:rsidRPr="008E644C">
        <w:rPr>
          <w:color w:val="080808"/>
        </w:rPr>
        <w:br/>
        <w:t xml:space="preserve">    setState(() {</w:t>
      </w:r>
      <w:r w:rsidRPr="008E644C">
        <w:rPr>
          <w:color w:val="080808"/>
        </w:rPr>
        <w:br/>
        <w:t xml:space="preserve">      </w:t>
      </w:r>
      <w:r w:rsidRPr="008E644C">
        <w:rPr>
          <w:color w:val="871094"/>
        </w:rPr>
        <w:t xml:space="preserve">selectedCategoryId </w:t>
      </w:r>
      <w:r w:rsidRPr="008E644C">
        <w:rPr>
          <w:color w:val="080808"/>
        </w:rPr>
        <w:t>= categoryId;</w:t>
      </w:r>
      <w:r w:rsidRPr="008E644C">
        <w:rPr>
          <w:color w:val="080808"/>
        </w:rPr>
        <w:br/>
        <w:t xml:space="preserve">      </w:t>
      </w:r>
      <w:r w:rsidRPr="008E644C">
        <w:rPr>
          <w:color w:val="871094"/>
        </w:rPr>
        <w:t xml:space="preserve">linhKienList </w:t>
      </w:r>
      <w:r w:rsidRPr="008E644C">
        <w:rPr>
          <w:color w:val="080808"/>
        </w:rPr>
        <w:t xml:space="preserve">= </w:t>
      </w:r>
      <w:r w:rsidRPr="008E644C">
        <w:rPr>
          <w:color w:val="000000"/>
        </w:rPr>
        <w:t>list</w:t>
      </w:r>
      <w:r w:rsidRPr="008E644C">
        <w:rPr>
          <w:color w:val="080808"/>
        </w:rPr>
        <w:t>;</w:t>
      </w:r>
      <w:r w:rsidRPr="008E644C">
        <w:rPr>
          <w:color w:val="080808"/>
        </w:rPr>
        <w:br/>
        <w:t xml:space="preserve">    });</w:t>
      </w:r>
      <w:r w:rsidRPr="008E644C">
        <w:rPr>
          <w:color w:val="080808"/>
        </w:rPr>
        <w:br/>
        <w:t xml:space="preserve">  }</w:t>
      </w:r>
      <w:r w:rsidRPr="008E644C">
        <w:rPr>
          <w:color w:val="080808"/>
        </w:rPr>
        <w:br/>
      </w:r>
      <w:r w:rsidRPr="008E644C">
        <w:rPr>
          <w:color w:val="080808"/>
        </w:rPr>
        <w:br/>
        <w:t xml:space="preserve">  </w:t>
      </w:r>
      <w:r w:rsidRPr="008E644C">
        <w:rPr>
          <w:color w:val="000000"/>
        </w:rPr>
        <w:t>Future</w:t>
      </w:r>
      <w:r w:rsidRPr="008E644C">
        <w:rPr>
          <w:color w:val="080808"/>
        </w:rPr>
        <w:t>&lt;</w:t>
      </w:r>
      <w:r w:rsidRPr="008E644C">
        <w:rPr>
          <w:color w:val="0033B3"/>
        </w:rPr>
        <w:t>void</w:t>
      </w:r>
      <w:r w:rsidRPr="008E644C">
        <w:rPr>
          <w:color w:val="080808"/>
        </w:rPr>
        <w:t xml:space="preserve">&gt; </w:t>
      </w:r>
      <w:r w:rsidRPr="008E644C">
        <w:rPr>
          <w:color w:val="00627A"/>
        </w:rPr>
        <w:t>_addNewComponent</w:t>
      </w:r>
      <w:r w:rsidRPr="008E644C">
        <w:rPr>
          <w:color w:val="080808"/>
        </w:rPr>
        <w:t xml:space="preserve">()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nameController </w:t>
      </w:r>
      <w:r w:rsidRPr="008E644C">
        <w:rPr>
          <w:color w:val="080808"/>
        </w:rPr>
        <w:t xml:space="preserve">= </w:t>
      </w:r>
      <w:r w:rsidRPr="008E644C">
        <w:rPr>
          <w:color w:val="2196F3"/>
        </w:rPr>
        <w:t>TextEditingController</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imageController </w:t>
      </w:r>
      <w:r w:rsidRPr="008E644C">
        <w:rPr>
          <w:color w:val="080808"/>
        </w:rPr>
        <w:t xml:space="preserve">= </w:t>
      </w:r>
      <w:r w:rsidRPr="008E644C">
        <w:rPr>
          <w:color w:val="2196F3"/>
        </w:rPr>
        <w:t>TextEditingController</w:t>
      </w:r>
      <w:r w:rsidRPr="008E644C">
        <w:rPr>
          <w:color w:val="080808"/>
        </w:rPr>
        <w:t xml:space="preserve">(text: </w:t>
      </w:r>
      <w:r w:rsidRPr="008E644C">
        <w:rPr>
          <w:color w:val="067D17"/>
        </w:rPr>
        <w:t>'Assets/Images/'</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soluongController </w:t>
      </w:r>
      <w:r w:rsidRPr="008E644C">
        <w:rPr>
          <w:color w:val="080808"/>
        </w:rPr>
        <w:t xml:space="preserve">= </w:t>
      </w:r>
      <w:r w:rsidRPr="008E644C">
        <w:rPr>
          <w:color w:val="2196F3"/>
        </w:rPr>
        <w:t>TextEditingController</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giaController </w:t>
      </w:r>
      <w:r w:rsidRPr="008E644C">
        <w:rPr>
          <w:color w:val="080808"/>
        </w:rPr>
        <w:t xml:space="preserve">= </w:t>
      </w:r>
      <w:r w:rsidRPr="008E644C">
        <w:rPr>
          <w:color w:val="2196F3"/>
        </w:rPr>
        <w:t>TextEditingController</w:t>
      </w:r>
      <w:r w:rsidRPr="008E644C">
        <w:rPr>
          <w:color w:val="080808"/>
        </w:rPr>
        <w:t>();</w:t>
      </w:r>
      <w:r w:rsidRPr="008E644C">
        <w:rPr>
          <w:color w:val="080808"/>
        </w:rPr>
        <w:br/>
        <w:t xml:space="preserve">    </w:t>
      </w:r>
      <w:r w:rsidRPr="008E644C">
        <w:rPr>
          <w:color w:val="000000"/>
        </w:rPr>
        <w:t>int</w:t>
      </w:r>
      <w:r w:rsidRPr="008E644C">
        <w:rPr>
          <w:color w:val="080808"/>
        </w:rPr>
        <w:t xml:space="preserve">? </w:t>
      </w:r>
      <w:r w:rsidRPr="008E644C">
        <w:rPr>
          <w:color w:val="000000"/>
        </w:rPr>
        <w:t>selectedLoaiId</w:t>
      </w:r>
      <w:r w:rsidRPr="008E644C">
        <w:rPr>
          <w:color w:val="080808"/>
        </w:rPr>
        <w:t>;</w:t>
      </w:r>
      <w:r w:rsidRPr="008E644C">
        <w:rPr>
          <w:color w:val="080808"/>
        </w:rPr>
        <w:br/>
      </w:r>
      <w:r w:rsidRPr="008E644C">
        <w:rPr>
          <w:color w:val="080808"/>
        </w:rPr>
        <w:br/>
        <w:t xml:space="preserve">    </w:t>
      </w:r>
      <w:r w:rsidRPr="008E644C">
        <w:rPr>
          <w:color w:val="0033B3"/>
        </w:rPr>
        <w:t xml:space="preserve">await </w:t>
      </w:r>
      <w:r w:rsidRPr="008E644C">
        <w:rPr>
          <w:color w:val="080808"/>
        </w:rPr>
        <w:t>showDialog(</w:t>
      </w:r>
      <w:r w:rsidRPr="008E644C">
        <w:rPr>
          <w:color w:val="080808"/>
        </w:rPr>
        <w:br/>
        <w:t xml:space="preserve">      context: </w:t>
      </w:r>
      <w:r w:rsidRPr="008E644C">
        <w:rPr>
          <w:color w:val="871094"/>
        </w:rPr>
        <w:t>context</w:t>
      </w:r>
      <w:r w:rsidRPr="008E644C">
        <w:rPr>
          <w:color w:val="080808"/>
        </w:rPr>
        <w:t>,</w:t>
      </w:r>
      <w:r w:rsidRPr="008E644C">
        <w:rPr>
          <w:color w:val="080808"/>
        </w:rPr>
        <w:br/>
        <w:t xml:space="preserve">      builder: (context) {</w:t>
      </w:r>
      <w:r w:rsidRPr="008E644C">
        <w:rPr>
          <w:color w:val="080808"/>
        </w:rPr>
        <w:br/>
        <w:t xml:space="preserve">        </w:t>
      </w:r>
      <w:r w:rsidRPr="008E644C">
        <w:rPr>
          <w:color w:val="0033B3"/>
        </w:rPr>
        <w:t xml:space="preserve">return </w:t>
      </w:r>
      <w:r w:rsidRPr="008E644C">
        <w:rPr>
          <w:color w:val="2196F3"/>
        </w:rPr>
        <w:t>AlertDialog</w:t>
      </w:r>
      <w:r w:rsidRPr="008E644C">
        <w:rPr>
          <w:color w:val="080808"/>
        </w:rPr>
        <w:t>(</w:t>
      </w:r>
      <w:r w:rsidRPr="008E644C">
        <w:rPr>
          <w:color w:val="080808"/>
        </w:rPr>
        <w:br/>
        <w:t xml:space="preserve">          title: </w:t>
      </w:r>
      <w:r w:rsidRPr="008E644C">
        <w:rPr>
          <w:color w:val="0033B3"/>
        </w:rPr>
        <w:t xml:space="preserve">const </w:t>
      </w:r>
      <w:r w:rsidRPr="008E644C">
        <w:rPr>
          <w:color w:val="2196F3"/>
        </w:rPr>
        <w:t>Text</w:t>
      </w:r>
      <w:r w:rsidRPr="008E644C">
        <w:rPr>
          <w:color w:val="080808"/>
        </w:rPr>
        <w:t>(</w:t>
      </w:r>
      <w:r w:rsidRPr="008E644C">
        <w:rPr>
          <w:color w:val="067D17"/>
        </w:rPr>
        <w:t>'Thêm linh kiện mới'</w:t>
      </w:r>
      <w:r w:rsidRPr="008E644C">
        <w:rPr>
          <w:color w:val="080808"/>
        </w:rPr>
        <w:t>),</w:t>
      </w:r>
      <w:r w:rsidRPr="008E644C">
        <w:rPr>
          <w:color w:val="080808"/>
        </w:rPr>
        <w:br/>
        <w:t xml:space="preserve">          content: </w:t>
      </w:r>
      <w:r w:rsidRPr="008E644C">
        <w:rPr>
          <w:color w:val="2196F3"/>
        </w:rPr>
        <w:t>SingleChildScrollView</w:t>
      </w:r>
      <w:r w:rsidRPr="008E644C">
        <w:rPr>
          <w:color w:val="080808"/>
        </w:rPr>
        <w:t>(</w:t>
      </w:r>
      <w:r w:rsidRPr="008E644C">
        <w:rPr>
          <w:color w:val="080808"/>
        </w:rPr>
        <w:br/>
        <w:t xml:space="preserve">            child: </w:t>
      </w:r>
      <w:r w:rsidRPr="008E644C">
        <w:rPr>
          <w:color w:val="2196F3"/>
        </w:rPr>
        <w:t>Column</w:t>
      </w:r>
      <w:r w:rsidRPr="008E644C">
        <w:rPr>
          <w:color w:val="080808"/>
        </w:rPr>
        <w:t>(</w:t>
      </w:r>
      <w:r w:rsidRPr="008E644C">
        <w:rPr>
          <w:color w:val="080808"/>
        </w:rPr>
        <w:br/>
        <w:t xml:space="preserve">              children: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nameController</w:t>
      </w:r>
      <w:r w:rsidRPr="008E644C">
        <w:rPr>
          <w:color w:val="080808"/>
        </w:rPr>
        <w:t>,</w:t>
      </w:r>
      <w:r w:rsidRPr="008E644C">
        <w:rPr>
          <w:color w:val="080808"/>
        </w:rPr>
        <w:br/>
        <w:t xml:space="preserve">                  decoration: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'Tên linh kiện'</w:t>
      </w:r>
      <w:r w:rsidRPr="008E644C">
        <w:rPr>
          <w:color w:val="080808"/>
        </w:rPr>
        <w:t>),</w:t>
      </w:r>
      <w:r w:rsidRPr="008E644C">
        <w:rPr>
          <w:color w:val="080808"/>
        </w:rPr>
        <w:br/>
        <w:t xml:space="preserve">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imageController</w:t>
      </w:r>
      <w:r w:rsidRPr="008E644C">
        <w:rPr>
          <w:color w:val="080808"/>
        </w:rPr>
        <w:t>,</w:t>
      </w:r>
      <w:r w:rsidRPr="008E644C">
        <w:rPr>
          <w:color w:val="080808"/>
        </w:rPr>
        <w:br/>
        <w:t xml:space="preserve">                  decoration: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'Đường dẫn hình ảnh (Asset)'</w:t>
      </w:r>
      <w:r w:rsidRPr="008E644C">
        <w:rPr>
          <w:color w:val="080808"/>
        </w:rPr>
        <w:t>),</w:t>
      </w:r>
      <w:r w:rsidRPr="008E644C">
        <w:rPr>
          <w:color w:val="080808"/>
        </w:rPr>
        <w:br/>
        <w:t xml:space="preserve">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soluongController</w:t>
      </w:r>
      <w:r w:rsidRPr="008E644C">
        <w:rPr>
          <w:color w:val="080808"/>
        </w:rPr>
        <w:t>,</w:t>
      </w:r>
      <w:r w:rsidRPr="008E644C">
        <w:rPr>
          <w:color w:val="080808"/>
        </w:rPr>
        <w:br/>
        <w:t xml:space="preserve">                  decoration: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'Số lượng'</w:t>
      </w:r>
      <w:r w:rsidRPr="008E644C">
        <w:rPr>
          <w:color w:val="080808"/>
        </w:rPr>
        <w:t>),</w:t>
      </w:r>
      <w:r w:rsidRPr="008E644C">
        <w:rPr>
          <w:color w:val="080808"/>
        </w:rPr>
        <w:br/>
        <w:t xml:space="preserve">                  keyboardType: </w:t>
      </w:r>
      <w:r w:rsidRPr="008E644C">
        <w:rPr>
          <w:color w:val="000000"/>
        </w:rPr>
        <w:t>TextInputType</w:t>
      </w:r>
      <w:r w:rsidRPr="008E644C">
        <w:rPr>
          <w:color w:val="080808"/>
        </w:rPr>
        <w:t>.</w:t>
      </w:r>
      <w:r w:rsidRPr="008E644C">
        <w:rPr>
          <w:i/>
          <w:iCs/>
          <w:color w:val="871094"/>
        </w:rPr>
        <w:t>number</w:t>
      </w:r>
      <w:r w:rsidRPr="008E644C">
        <w:rPr>
          <w:color w:val="080808"/>
        </w:rPr>
        <w:t>,</w:t>
      </w:r>
      <w:r w:rsidRPr="008E644C">
        <w:rPr>
          <w:color w:val="080808"/>
        </w:rPr>
        <w:br/>
        <w:t xml:space="preserve">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giaController</w:t>
      </w:r>
      <w:r w:rsidRPr="008E644C">
        <w:rPr>
          <w:color w:val="080808"/>
        </w:rPr>
        <w:t>,</w:t>
      </w:r>
      <w:r w:rsidRPr="008E644C">
        <w:rPr>
          <w:color w:val="080808"/>
        </w:rPr>
        <w:br/>
        <w:t xml:space="preserve">                  decoration: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'Giá tiền (VNĐ)'</w:t>
      </w:r>
      <w:r w:rsidRPr="008E644C">
        <w:rPr>
          <w:color w:val="080808"/>
        </w:rPr>
        <w:t>),</w:t>
      </w:r>
      <w:r w:rsidRPr="008E644C">
        <w:rPr>
          <w:color w:val="080808"/>
        </w:rPr>
        <w:br/>
        <w:t xml:space="preserve">                  keyboardType: </w:t>
      </w:r>
      <w:r w:rsidRPr="008E644C">
        <w:rPr>
          <w:color w:val="000000"/>
        </w:rPr>
        <w:t>TextInputType</w:t>
      </w:r>
      <w:r w:rsidRPr="008E644C">
        <w:rPr>
          <w:color w:val="080808"/>
        </w:rPr>
        <w:t>.</w:t>
      </w:r>
      <w:r w:rsidRPr="008E644C">
        <w:rPr>
          <w:i/>
          <w:iCs/>
          <w:color w:val="871094"/>
        </w:rPr>
        <w:t>number</w:t>
      </w:r>
      <w:r w:rsidRPr="008E644C">
        <w:rPr>
          <w:color w:val="080808"/>
        </w:rPr>
        <w:t>,</w:t>
      </w:r>
      <w:r w:rsidRPr="008E644C">
        <w:rPr>
          <w:color w:val="080808"/>
        </w:rPr>
        <w:br/>
      </w:r>
      <w:r w:rsidRPr="008E644C">
        <w:rPr>
          <w:color w:val="080808"/>
        </w:rPr>
        <w:lastRenderedPageBreak/>
        <w:t xml:space="preserve">                ),</w:t>
      </w:r>
      <w:r w:rsidRPr="008E644C">
        <w:rPr>
          <w:color w:val="080808"/>
        </w:rPr>
        <w:br/>
        <w:t xml:space="preserve">                </w:t>
      </w:r>
      <w:r w:rsidRPr="008E644C">
        <w:rPr>
          <w:color w:val="0033B3"/>
        </w:rPr>
        <w:t xml:space="preserve">const </w:t>
      </w:r>
      <w:r w:rsidRPr="008E644C">
        <w:rPr>
          <w:color w:val="2196F3"/>
        </w:rPr>
        <w:t>SizedBox</w:t>
      </w:r>
      <w:r w:rsidRPr="008E644C">
        <w:rPr>
          <w:color w:val="080808"/>
        </w:rPr>
        <w:t xml:space="preserve">(height: </w:t>
      </w:r>
      <w:r w:rsidRPr="008E644C">
        <w:rPr>
          <w:color w:val="1750EB"/>
        </w:rPr>
        <w:t>8</w:t>
      </w:r>
      <w:r w:rsidRPr="008E644C">
        <w:rPr>
          <w:color w:val="080808"/>
        </w:rPr>
        <w:t>),</w:t>
      </w:r>
      <w:r w:rsidRPr="008E644C">
        <w:rPr>
          <w:color w:val="080808"/>
        </w:rPr>
        <w:br/>
        <w:t xml:space="preserve">                </w:t>
      </w:r>
      <w:r w:rsidRPr="008E644C">
        <w:rPr>
          <w:color w:val="2196F3"/>
        </w:rPr>
        <w:t>DropdownButtonFormField</w:t>
      </w:r>
      <w:r w:rsidRPr="008E644C">
        <w:rPr>
          <w:color w:val="080808"/>
        </w:rPr>
        <w:t>&lt;</w:t>
      </w:r>
      <w:r w:rsidRPr="008E644C">
        <w:rPr>
          <w:color w:val="000000"/>
        </w:rPr>
        <w:t>int</w:t>
      </w:r>
      <w:r w:rsidRPr="008E644C">
        <w:rPr>
          <w:color w:val="080808"/>
        </w:rPr>
        <w:t>&gt;(</w:t>
      </w:r>
      <w:r w:rsidRPr="008E644C">
        <w:rPr>
          <w:color w:val="080808"/>
        </w:rPr>
        <w:br/>
        <w:t xml:space="preserve">                  decoration: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'Loại linh kiện'</w:t>
      </w:r>
      <w:r w:rsidRPr="008E644C">
        <w:rPr>
          <w:color w:val="080808"/>
        </w:rPr>
        <w:t>),</w:t>
      </w:r>
      <w:r w:rsidRPr="008E644C">
        <w:rPr>
          <w:color w:val="080808"/>
        </w:rPr>
        <w:br/>
        <w:t xml:space="preserve">                  value: </w:t>
      </w:r>
      <w:r w:rsidRPr="008E644C">
        <w:rPr>
          <w:color w:val="000000"/>
        </w:rPr>
        <w:t>selectedLoaiId</w:t>
      </w:r>
      <w:r w:rsidRPr="008E644C">
        <w:rPr>
          <w:color w:val="080808"/>
        </w:rPr>
        <w:t>,</w:t>
      </w:r>
      <w:r w:rsidRPr="008E644C">
        <w:rPr>
          <w:color w:val="080808"/>
        </w:rPr>
        <w:br/>
        <w:t xml:space="preserve">                  items: </w:t>
      </w:r>
      <w:r w:rsidRPr="008E644C">
        <w:rPr>
          <w:color w:val="871094"/>
        </w:rPr>
        <w:t>loaiList</w:t>
      </w:r>
      <w:r w:rsidRPr="008E644C">
        <w:rPr>
          <w:color w:val="871094"/>
        </w:rPr>
        <w:br/>
        <w:t xml:space="preserve">                      </w:t>
      </w:r>
      <w:r w:rsidRPr="008E644C">
        <w:rPr>
          <w:color w:val="080808"/>
        </w:rPr>
        <w:t xml:space="preserve">.map((loai) =&gt; </w:t>
      </w:r>
      <w:r w:rsidRPr="008E644C">
        <w:rPr>
          <w:color w:val="2196F3"/>
        </w:rPr>
        <w:t>DropdownMenuItem</w:t>
      </w:r>
      <w:r w:rsidRPr="008E644C">
        <w:rPr>
          <w:color w:val="080808"/>
        </w:rPr>
        <w:t>&lt;</w:t>
      </w:r>
      <w:r w:rsidRPr="008E644C">
        <w:rPr>
          <w:color w:val="000000"/>
        </w:rPr>
        <w:t>int</w:t>
      </w:r>
      <w:r w:rsidRPr="008E644C">
        <w:rPr>
          <w:color w:val="080808"/>
        </w:rPr>
        <w:t>&gt;(</w:t>
      </w:r>
      <w:r w:rsidRPr="008E644C">
        <w:rPr>
          <w:color w:val="080808"/>
        </w:rPr>
        <w:br/>
        <w:t xml:space="preserve">                    value: loai.</w:t>
      </w:r>
      <w:r w:rsidRPr="008E644C">
        <w:rPr>
          <w:color w:val="871094"/>
        </w:rPr>
        <w:t>id</w:t>
      </w:r>
      <w:r w:rsidRPr="008E644C">
        <w:rPr>
          <w:color w:val="080808"/>
        </w:rPr>
        <w:t>,</w:t>
      </w:r>
      <w:r w:rsidRPr="008E644C">
        <w:rPr>
          <w:color w:val="080808"/>
        </w:rPr>
        <w:br/>
        <w:t xml:space="preserve">                    child: </w:t>
      </w:r>
      <w:r w:rsidRPr="008E644C">
        <w:rPr>
          <w:color w:val="2196F3"/>
        </w:rPr>
        <w:t>Text</w:t>
      </w:r>
      <w:r w:rsidRPr="008E644C">
        <w:rPr>
          <w:color w:val="080808"/>
        </w:rPr>
        <w:t>(loai.</w:t>
      </w:r>
      <w:r w:rsidRPr="008E644C">
        <w:rPr>
          <w:color w:val="871094"/>
        </w:rPr>
        <w:t>name</w:t>
      </w:r>
      <w:r w:rsidRPr="008E644C">
        <w:rPr>
          <w:color w:val="080808"/>
        </w:rPr>
        <w:t>),</w:t>
      </w:r>
      <w:r w:rsidRPr="008E644C">
        <w:rPr>
          <w:color w:val="080808"/>
        </w:rPr>
        <w:br/>
        <w:t xml:space="preserve">                  ))</w:t>
      </w:r>
      <w:r w:rsidRPr="008E644C">
        <w:rPr>
          <w:color w:val="080808"/>
        </w:rPr>
        <w:br/>
        <w:t xml:space="preserve">                      .toList(),</w:t>
      </w:r>
      <w:r w:rsidRPr="008E644C">
        <w:rPr>
          <w:color w:val="080808"/>
        </w:rPr>
        <w:br/>
        <w:t xml:space="preserve">                  onChanged: (value) =&gt; </w:t>
      </w:r>
      <w:r w:rsidRPr="008E644C">
        <w:rPr>
          <w:color w:val="000000"/>
        </w:rPr>
        <w:t xml:space="preserve">selectedLoaiId </w:t>
      </w:r>
      <w:r w:rsidRPr="008E644C">
        <w:rPr>
          <w:color w:val="080808"/>
        </w:rPr>
        <w:t>= value,</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actions: [</w:t>
      </w:r>
      <w:r w:rsidRPr="008E644C">
        <w:rPr>
          <w:color w:val="080808"/>
        </w:rPr>
        <w:br/>
        <w:t xml:space="preserve">            </w:t>
      </w:r>
      <w:r w:rsidRPr="008E644C">
        <w:rPr>
          <w:color w:val="2196F3"/>
        </w:rPr>
        <w:t>TextButton</w:t>
      </w:r>
      <w:r w:rsidRPr="008E644C">
        <w:rPr>
          <w:color w:val="080808"/>
        </w:rPr>
        <w:t>(</w:t>
      </w:r>
      <w:r w:rsidRPr="008E644C">
        <w:rPr>
          <w:color w:val="080808"/>
        </w:rPr>
        <w:br/>
        <w:t xml:space="preserve">              onPressed: () =&gt; </w:t>
      </w:r>
      <w:r w:rsidRPr="008E644C">
        <w:rPr>
          <w:color w:val="000000"/>
        </w:rPr>
        <w:t>Navigator</w:t>
      </w:r>
      <w:r w:rsidRPr="008E644C">
        <w:rPr>
          <w:color w:val="080808"/>
        </w:rPr>
        <w:t>.</w:t>
      </w:r>
      <w:r w:rsidRPr="008E644C">
        <w:rPr>
          <w:i/>
          <w:iCs/>
          <w:color w:val="00627A"/>
        </w:rPr>
        <w:t>pop</w:t>
      </w:r>
      <w:r w:rsidRPr="008E644C">
        <w:rPr>
          <w:color w:val="080808"/>
        </w:rPr>
        <w:t>(context),</w:t>
      </w:r>
      <w:r w:rsidRPr="008E644C">
        <w:rPr>
          <w:color w:val="080808"/>
        </w:rPr>
        <w:br/>
        <w:t xml:space="preserve">              child: </w:t>
      </w:r>
      <w:r w:rsidRPr="008E644C">
        <w:rPr>
          <w:color w:val="0033B3"/>
        </w:rPr>
        <w:t xml:space="preserve">const </w:t>
      </w:r>
      <w:r w:rsidRPr="008E644C">
        <w:rPr>
          <w:color w:val="2196F3"/>
        </w:rPr>
        <w:t>Text</w:t>
      </w:r>
      <w:r w:rsidRPr="008E644C">
        <w:rPr>
          <w:color w:val="080808"/>
        </w:rPr>
        <w:t>(</w:t>
      </w:r>
      <w:r w:rsidRPr="008E644C">
        <w:rPr>
          <w:color w:val="067D17"/>
        </w:rPr>
        <w:t>'Hủy'</w:t>
      </w:r>
      <w:r w:rsidRPr="008E644C">
        <w:rPr>
          <w:color w:val="080808"/>
        </w:rPr>
        <w:t>),</w:t>
      </w:r>
      <w:r w:rsidRPr="008E644C">
        <w:rPr>
          <w:color w:val="080808"/>
        </w:rPr>
        <w:br/>
        <w:t xml:space="preserve">            ),</w:t>
      </w:r>
      <w:r w:rsidRPr="008E644C">
        <w:rPr>
          <w:color w:val="080808"/>
        </w:rPr>
        <w:br/>
        <w:t xml:space="preserve">            </w:t>
      </w:r>
      <w:r w:rsidRPr="008E644C">
        <w:rPr>
          <w:color w:val="2196F3"/>
        </w:rPr>
        <w:t>ElevatedButton</w:t>
      </w:r>
      <w:r w:rsidRPr="008E644C">
        <w:rPr>
          <w:color w:val="080808"/>
        </w:rPr>
        <w:t>(</w:t>
      </w:r>
      <w:r w:rsidRPr="008E644C">
        <w:rPr>
          <w:color w:val="080808"/>
        </w:rPr>
        <w:br/>
        <w:t xml:space="preserve">              onPressed: ()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if </w:t>
      </w:r>
      <w:r w:rsidRPr="008E644C">
        <w:rPr>
          <w:color w:val="080808"/>
        </w:rPr>
        <w:t>(</w:t>
      </w:r>
      <w:r w:rsidRPr="008E644C">
        <w:rPr>
          <w:color w:val="000000"/>
        </w:rPr>
        <w:t>nameController</w:t>
      </w:r>
      <w:r w:rsidRPr="008E644C">
        <w:rPr>
          <w:color w:val="080808"/>
        </w:rPr>
        <w:t>.</w:t>
      </w:r>
      <w:r w:rsidRPr="008E644C">
        <w:rPr>
          <w:color w:val="871094"/>
        </w:rPr>
        <w:t>text</w:t>
      </w:r>
      <w:r w:rsidRPr="008E644C">
        <w:rPr>
          <w:color w:val="080808"/>
        </w:rPr>
        <w:t>.</w:t>
      </w:r>
      <w:r w:rsidRPr="008E644C">
        <w:rPr>
          <w:color w:val="871094"/>
        </w:rPr>
        <w:t xml:space="preserve">isEmpty </w:t>
      </w:r>
      <w:r w:rsidRPr="008E644C">
        <w:rPr>
          <w:color w:val="080808"/>
        </w:rPr>
        <w:t xml:space="preserve">|| </w:t>
      </w:r>
      <w:r w:rsidRPr="008E644C">
        <w:rPr>
          <w:color w:val="000000"/>
        </w:rPr>
        <w:t xml:space="preserve">selectedLoaiId </w:t>
      </w:r>
      <w:r w:rsidRPr="008E644C">
        <w:rPr>
          <w:color w:val="080808"/>
        </w:rPr>
        <w:t xml:space="preserve">== </w:t>
      </w:r>
      <w:r w:rsidRPr="008E644C">
        <w:rPr>
          <w:color w:val="0033B3"/>
        </w:rPr>
        <w:t>null</w:t>
      </w:r>
      <w:r w:rsidRPr="008E644C">
        <w:rPr>
          <w:color w:val="080808"/>
        </w:rPr>
        <w:t>) {</w:t>
      </w:r>
      <w:r w:rsidRPr="008E644C">
        <w:rPr>
          <w:color w:val="080808"/>
        </w:rPr>
        <w:br/>
        <w:t xml:space="preserve">                  </w:t>
      </w:r>
      <w:r w:rsidRPr="008E644C">
        <w:rPr>
          <w:color w:val="000000"/>
        </w:rPr>
        <w:t>ScaffoldMessenger</w:t>
      </w:r>
      <w:r w:rsidRPr="008E644C">
        <w:rPr>
          <w:color w:val="080808"/>
        </w:rPr>
        <w:t>.</w:t>
      </w:r>
      <w:r w:rsidRPr="008E644C">
        <w:rPr>
          <w:i/>
          <w:iCs/>
          <w:color w:val="00627A"/>
        </w:rPr>
        <w:t>of</w:t>
      </w:r>
      <w:r w:rsidRPr="008E644C">
        <w:rPr>
          <w:color w:val="080808"/>
        </w:rPr>
        <w:t>(context).showSnackBar(</w:t>
      </w:r>
      <w:r w:rsidRPr="008E644C">
        <w:rPr>
          <w:color w:val="080808"/>
        </w:rPr>
        <w:br/>
        <w:t xml:space="preserve">                    </w:t>
      </w:r>
      <w:r w:rsidRPr="008E644C">
        <w:rPr>
          <w:color w:val="0033B3"/>
        </w:rPr>
        <w:t xml:space="preserve">const </w:t>
      </w:r>
      <w:r w:rsidRPr="008E644C">
        <w:rPr>
          <w:color w:val="2196F3"/>
        </w:rPr>
        <w:t>SnackBar</w:t>
      </w:r>
      <w:r w:rsidRPr="008E644C">
        <w:rPr>
          <w:color w:val="080808"/>
        </w:rPr>
        <w:t xml:space="preserve">(content: </w:t>
      </w:r>
      <w:r w:rsidRPr="008E644C">
        <w:rPr>
          <w:color w:val="2196F3"/>
        </w:rPr>
        <w:t>Text</w:t>
      </w:r>
      <w:r w:rsidRPr="008E644C">
        <w:rPr>
          <w:color w:val="080808"/>
        </w:rPr>
        <w:t>(</w:t>
      </w:r>
      <w:r w:rsidRPr="008E644C">
        <w:rPr>
          <w:color w:val="067D17"/>
        </w:rPr>
        <w:t>'Vui lòng nhập đủ thông tin'</w:t>
      </w:r>
      <w:r w:rsidRPr="008E644C">
        <w:rPr>
          <w:color w:val="080808"/>
        </w:rPr>
        <w:t>)),</w:t>
      </w:r>
      <w:r w:rsidRPr="008E644C">
        <w:rPr>
          <w:color w:val="080808"/>
        </w:rPr>
        <w:br/>
        <w:t xml:space="preserve">                  );</w:t>
      </w:r>
      <w:r w:rsidRPr="008E644C">
        <w:rPr>
          <w:color w:val="080808"/>
        </w:rPr>
        <w:br/>
        <w:t xml:space="preserve">                  </w:t>
      </w:r>
      <w:r w:rsidRPr="008E644C">
        <w:rPr>
          <w:color w:val="0033B3"/>
        </w:rPr>
        <w:t>return</w:t>
      </w:r>
      <w:r w:rsidRPr="008E644C">
        <w:rPr>
          <w:color w:val="080808"/>
        </w:rPr>
        <w:t>;</w:t>
      </w:r>
      <w:r w:rsidRPr="008E644C">
        <w:rPr>
          <w:color w:val="080808"/>
        </w:rPr>
        <w:br/>
        <w:t xml:space="preserve">                }</w:t>
      </w:r>
      <w:r w:rsidRPr="008E644C">
        <w:rPr>
          <w:color w:val="080808"/>
        </w:rPr>
        <w:br/>
      </w:r>
      <w:r w:rsidRPr="008E644C">
        <w:rPr>
          <w:color w:val="080808"/>
        </w:rPr>
        <w:br/>
        <w:t xml:space="preserve">                </w:t>
      </w:r>
      <w:r w:rsidRPr="008E644C">
        <w:rPr>
          <w:color w:val="0033B3"/>
        </w:rPr>
        <w:t xml:space="preserve">final </w:t>
      </w:r>
      <w:r w:rsidRPr="008E644C">
        <w:rPr>
          <w:color w:val="000000"/>
        </w:rPr>
        <w:t xml:space="preserve">newComponent </w:t>
      </w:r>
      <w:r w:rsidRPr="008E644C">
        <w:rPr>
          <w:color w:val="080808"/>
        </w:rPr>
        <w:t xml:space="preserve">= </w:t>
      </w:r>
      <w:r w:rsidRPr="008E644C">
        <w:rPr>
          <w:color w:val="2196F3"/>
        </w:rPr>
        <w:t>Component</w:t>
      </w:r>
      <w:r w:rsidRPr="008E644C">
        <w:rPr>
          <w:color w:val="080808"/>
        </w:rPr>
        <w:t>(</w:t>
      </w:r>
      <w:r w:rsidRPr="008E644C">
        <w:rPr>
          <w:color w:val="080808"/>
        </w:rPr>
        <w:br/>
        <w:t xml:space="preserve">                  name: </w:t>
      </w:r>
      <w:r w:rsidRPr="008E644C">
        <w:rPr>
          <w:color w:val="000000"/>
        </w:rPr>
        <w:t>nameController</w:t>
      </w:r>
      <w:r w:rsidRPr="008E644C">
        <w:rPr>
          <w:color w:val="080808"/>
        </w:rPr>
        <w:t>.</w:t>
      </w:r>
      <w:r w:rsidRPr="008E644C">
        <w:rPr>
          <w:color w:val="871094"/>
        </w:rPr>
        <w:t>text</w:t>
      </w:r>
      <w:r w:rsidRPr="008E644C">
        <w:rPr>
          <w:color w:val="080808"/>
        </w:rPr>
        <w:t>,</w:t>
      </w:r>
      <w:r w:rsidRPr="008E644C">
        <w:rPr>
          <w:color w:val="080808"/>
        </w:rPr>
        <w:br/>
        <w:t xml:space="preserve">                  image: </w:t>
      </w:r>
      <w:r w:rsidRPr="008E644C">
        <w:rPr>
          <w:color w:val="000000"/>
        </w:rPr>
        <w:t>imageController</w:t>
      </w:r>
      <w:r w:rsidRPr="008E644C">
        <w:rPr>
          <w:color w:val="080808"/>
        </w:rPr>
        <w:t>.</w:t>
      </w:r>
      <w:r w:rsidRPr="008E644C">
        <w:rPr>
          <w:color w:val="871094"/>
        </w:rPr>
        <w:t>text</w:t>
      </w:r>
      <w:r w:rsidRPr="008E644C">
        <w:rPr>
          <w:color w:val="080808"/>
        </w:rPr>
        <w:t>,</w:t>
      </w:r>
      <w:r w:rsidRPr="008E644C">
        <w:rPr>
          <w:color w:val="080808"/>
        </w:rPr>
        <w:br/>
        <w:t xml:space="preserve">                  soluong: </w:t>
      </w:r>
      <w:r w:rsidRPr="008E644C">
        <w:rPr>
          <w:color w:val="000000"/>
        </w:rPr>
        <w:t>int</w:t>
      </w:r>
      <w:r w:rsidRPr="008E644C">
        <w:rPr>
          <w:color w:val="080808"/>
        </w:rPr>
        <w:t>.</w:t>
      </w:r>
      <w:r w:rsidRPr="008E644C">
        <w:rPr>
          <w:i/>
          <w:iCs/>
          <w:color w:val="00627A"/>
        </w:rPr>
        <w:t>tryParse</w:t>
      </w:r>
      <w:r w:rsidRPr="008E644C">
        <w:rPr>
          <w:color w:val="080808"/>
        </w:rPr>
        <w:t>(</w:t>
      </w:r>
      <w:r w:rsidRPr="008E644C">
        <w:rPr>
          <w:color w:val="000000"/>
        </w:rPr>
        <w:t>soluongController</w:t>
      </w:r>
      <w:r w:rsidRPr="008E644C">
        <w:rPr>
          <w:color w:val="080808"/>
        </w:rPr>
        <w:t>.</w:t>
      </w:r>
      <w:r w:rsidRPr="008E644C">
        <w:rPr>
          <w:color w:val="871094"/>
        </w:rPr>
        <w:t>text</w:t>
      </w:r>
      <w:r w:rsidRPr="008E644C">
        <w:rPr>
          <w:color w:val="080808"/>
        </w:rPr>
        <w:t xml:space="preserve">) ?? </w:t>
      </w:r>
      <w:r w:rsidRPr="008E644C">
        <w:rPr>
          <w:color w:val="1750EB"/>
        </w:rPr>
        <w:t>0</w:t>
      </w:r>
      <w:r w:rsidRPr="008E644C">
        <w:rPr>
          <w:color w:val="080808"/>
        </w:rPr>
        <w:t>,</w:t>
      </w:r>
      <w:r w:rsidRPr="008E644C">
        <w:rPr>
          <w:color w:val="080808"/>
        </w:rPr>
        <w:br/>
        <w:t xml:space="preserve">                  gia: </w:t>
      </w:r>
      <w:r w:rsidRPr="008E644C">
        <w:rPr>
          <w:color w:val="000000"/>
        </w:rPr>
        <w:t>double</w:t>
      </w:r>
      <w:r w:rsidRPr="008E644C">
        <w:rPr>
          <w:color w:val="080808"/>
        </w:rPr>
        <w:t>.</w:t>
      </w:r>
      <w:r w:rsidRPr="008E644C">
        <w:rPr>
          <w:i/>
          <w:iCs/>
          <w:color w:val="00627A"/>
        </w:rPr>
        <w:t>tryParse</w:t>
      </w:r>
      <w:r w:rsidRPr="008E644C">
        <w:rPr>
          <w:color w:val="080808"/>
        </w:rPr>
        <w:t>(</w:t>
      </w:r>
      <w:r w:rsidRPr="008E644C">
        <w:rPr>
          <w:color w:val="000000"/>
        </w:rPr>
        <w:t>giaController</w:t>
      </w:r>
      <w:r w:rsidRPr="008E644C">
        <w:rPr>
          <w:color w:val="080808"/>
        </w:rPr>
        <w:t>.</w:t>
      </w:r>
      <w:r w:rsidRPr="008E644C">
        <w:rPr>
          <w:color w:val="871094"/>
        </w:rPr>
        <w:t>text</w:t>
      </w:r>
      <w:r w:rsidRPr="008E644C">
        <w:rPr>
          <w:color w:val="080808"/>
        </w:rPr>
        <w:t xml:space="preserve">) ?? </w:t>
      </w:r>
      <w:r w:rsidRPr="008E644C">
        <w:rPr>
          <w:color w:val="1750EB"/>
        </w:rPr>
        <w:t>0</w:t>
      </w:r>
      <w:r w:rsidRPr="008E644C">
        <w:rPr>
          <w:color w:val="080808"/>
        </w:rPr>
        <w:t>,</w:t>
      </w:r>
      <w:r w:rsidRPr="008E644C">
        <w:rPr>
          <w:color w:val="080808"/>
        </w:rPr>
        <w:br/>
        <w:t xml:space="preserve">                  categoryId: </w:t>
      </w:r>
      <w:r w:rsidRPr="008E644C">
        <w:rPr>
          <w:color w:val="000000"/>
        </w:rPr>
        <w:t>selectedLoaiId</w:t>
      </w:r>
      <w:r w:rsidRPr="008E644C">
        <w:rPr>
          <w:color w:val="080808"/>
        </w:rPr>
        <w:t>,</w:t>
      </w:r>
      <w:r w:rsidRPr="008E644C">
        <w:rPr>
          <w:color w:val="080808"/>
        </w:rPr>
        <w:br/>
        <w:t xml:space="preserve">                );</w:t>
      </w:r>
      <w:r w:rsidRPr="008E644C">
        <w:rPr>
          <w:color w:val="080808"/>
        </w:rPr>
        <w:br/>
      </w:r>
      <w:r w:rsidRPr="008E644C">
        <w:rPr>
          <w:color w:val="080808"/>
        </w:rPr>
        <w:br/>
        <w:t xml:space="preserve">                </w:t>
      </w:r>
      <w:r w:rsidRPr="008E644C">
        <w:rPr>
          <w:color w:val="0033B3"/>
        </w:rPr>
        <w:t xml:space="preserve">await </w:t>
      </w:r>
      <w:r w:rsidRPr="008E644C">
        <w:rPr>
          <w:color w:val="000000"/>
        </w:rPr>
        <w:t>LinhkienDatabaseHelper</w:t>
      </w:r>
      <w:r w:rsidRPr="008E644C">
        <w:rPr>
          <w:color w:val="080808"/>
        </w:rPr>
        <w:t>.</w:t>
      </w:r>
      <w:r w:rsidRPr="008E644C">
        <w:rPr>
          <w:i/>
          <w:iCs/>
          <w:color w:val="871094"/>
        </w:rPr>
        <w:t>instance</w:t>
      </w:r>
      <w:r w:rsidRPr="008E644C">
        <w:rPr>
          <w:color w:val="080808"/>
        </w:rPr>
        <w:t>.createLinhKien(</w:t>
      </w:r>
      <w:r w:rsidRPr="008E644C">
        <w:rPr>
          <w:color w:val="000000"/>
        </w:rPr>
        <w:t>newComponent</w:t>
      </w:r>
      <w:r w:rsidRPr="008E644C">
        <w:rPr>
          <w:color w:val="080808"/>
        </w:rPr>
        <w:t>);</w:t>
      </w:r>
      <w:r w:rsidRPr="008E644C">
        <w:rPr>
          <w:color w:val="080808"/>
        </w:rPr>
        <w:br/>
        <w:t xml:space="preserve">                </w:t>
      </w:r>
      <w:r w:rsidRPr="008E644C">
        <w:rPr>
          <w:color w:val="000000"/>
        </w:rPr>
        <w:t>Navigator</w:t>
      </w:r>
      <w:r w:rsidRPr="008E644C">
        <w:rPr>
          <w:color w:val="080808"/>
        </w:rPr>
        <w:t>.</w:t>
      </w:r>
      <w:r w:rsidRPr="008E644C">
        <w:rPr>
          <w:i/>
          <w:iCs/>
          <w:color w:val="00627A"/>
        </w:rPr>
        <w:t>pop</w:t>
      </w:r>
      <w:r w:rsidRPr="008E644C">
        <w:rPr>
          <w:color w:val="080808"/>
        </w:rPr>
        <w:t>(context);</w:t>
      </w:r>
      <w:r w:rsidRPr="008E644C">
        <w:rPr>
          <w:color w:val="080808"/>
        </w:rPr>
        <w:br/>
        <w:t xml:space="preserve">                </w:t>
      </w:r>
      <w:r w:rsidRPr="008E644C">
        <w:rPr>
          <w:color w:val="0033B3"/>
        </w:rPr>
        <w:t xml:space="preserve">await </w:t>
      </w:r>
      <w:r w:rsidRPr="008E644C">
        <w:rPr>
          <w:color w:val="080808"/>
        </w:rPr>
        <w:t>_filterByCategory(</w:t>
      </w:r>
      <w:r w:rsidRPr="008E644C">
        <w:rPr>
          <w:color w:val="871094"/>
        </w:rPr>
        <w:t>selectedCategoryId</w:t>
      </w:r>
      <w:r w:rsidRPr="008E644C">
        <w:rPr>
          <w:color w:val="080808"/>
        </w:rPr>
        <w:t>);</w:t>
      </w:r>
      <w:r w:rsidRPr="008E644C">
        <w:rPr>
          <w:color w:val="080808"/>
        </w:rPr>
        <w:br/>
        <w:t xml:space="preserve">              },</w:t>
      </w:r>
      <w:r w:rsidRPr="008E644C">
        <w:rPr>
          <w:color w:val="080808"/>
        </w:rPr>
        <w:br/>
        <w:t xml:space="preserve">              child: </w:t>
      </w:r>
      <w:r w:rsidRPr="008E644C">
        <w:rPr>
          <w:color w:val="0033B3"/>
        </w:rPr>
        <w:t xml:space="preserve">const </w:t>
      </w:r>
      <w:r w:rsidRPr="008E644C">
        <w:rPr>
          <w:color w:val="2196F3"/>
        </w:rPr>
        <w:t>Text</w:t>
      </w:r>
      <w:r w:rsidRPr="008E644C">
        <w:rPr>
          <w:color w:val="080808"/>
        </w:rPr>
        <w:t>(</w:t>
      </w:r>
      <w:r w:rsidRPr="008E644C">
        <w:rPr>
          <w:color w:val="067D17"/>
        </w:rPr>
        <w:t>'Thêm'</w:t>
      </w:r>
      <w:r w:rsidRPr="008E644C">
        <w:rPr>
          <w:color w:val="080808"/>
        </w:rPr>
        <w:t>),</w:t>
      </w:r>
      <w:r w:rsidRPr="008E644C">
        <w:rPr>
          <w:color w:val="080808"/>
        </w:rPr>
        <w:br/>
        <w:t xml:space="preserve">            ),</w:t>
      </w:r>
      <w:r w:rsidRPr="008E644C">
        <w:rPr>
          <w:color w:val="080808"/>
        </w:rPr>
        <w:br/>
      </w:r>
      <w:r w:rsidRPr="008E644C">
        <w:rPr>
          <w:color w:val="080808"/>
        </w:rPr>
        <w:lastRenderedPageBreak/>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r>
      <w:r w:rsidRPr="008E644C">
        <w:rPr>
          <w:color w:val="080808"/>
        </w:rPr>
        <w:br/>
        <w:t xml:space="preserve">  </w:t>
      </w:r>
      <w:r w:rsidRPr="008E644C">
        <w:rPr>
          <w:color w:val="9E880D"/>
        </w:rPr>
        <w:t>@override</w:t>
      </w:r>
      <w:r w:rsidRPr="008E644C">
        <w:rPr>
          <w:color w:val="9E880D"/>
        </w:rPr>
        <w:br/>
        <w:t xml:space="preserve">  </w:t>
      </w:r>
      <w:r w:rsidRPr="008E644C">
        <w:rPr>
          <w:color w:val="000000"/>
        </w:rPr>
        <w:t xml:space="preserve">Widget </w:t>
      </w:r>
      <w:r w:rsidRPr="008E644C">
        <w:rPr>
          <w:color w:val="00627A"/>
        </w:rPr>
        <w:t>build</w:t>
      </w:r>
      <w:r w:rsidRPr="008E644C">
        <w:rPr>
          <w:color w:val="080808"/>
        </w:rPr>
        <w:t>(</w:t>
      </w:r>
      <w:r w:rsidRPr="008E644C">
        <w:rPr>
          <w:color w:val="000000"/>
        </w:rPr>
        <w:t xml:space="preserve">BuildContext </w:t>
      </w:r>
      <w:r w:rsidRPr="008E644C">
        <w:rPr>
          <w:color w:val="080808"/>
        </w:rPr>
        <w:t>context) {</w:t>
      </w:r>
      <w:r w:rsidRPr="008E644C">
        <w:rPr>
          <w:color w:val="080808"/>
        </w:rPr>
        <w:br/>
        <w:t xml:space="preserve">    </w:t>
      </w:r>
      <w:r w:rsidRPr="008E644C">
        <w:rPr>
          <w:color w:val="0033B3"/>
        </w:rPr>
        <w:t xml:space="preserve">return </w:t>
      </w:r>
      <w:r w:rsidRPr="008E644C">
        <w:rPr>
          <w:color w:val="2196F3"/>
        </w:rPr>
        <w:t>Scaffold</w:t>
      </w:r>
      <w:r w:rsidRPr="008E644C">
        <w:rPr>
          <w:color w:val="080808"/>
        </w:rPr>
        <w:t>(</w:t>
      </w:r>
      <w:r w:rsidRPr="008E644C">
        <w:rPr>
          <w:color w:val="080808"/>
        </w:rPr>
        <w:br/>
        <w:t xml:space="preserve">      appBar: </w:t>
      </w:r>
      <w:r w:rsidRPr="008E644C">
        <w:rPr>
          <w:color w:val="2196F3"/>
        </w:rPr>
        <w:t>AppBar</w:t>
      </w:r>
      <w:r w:rsidRPr="008E644C">
        <w:rPr>
          <w:color w:val="080808"/>
        </w:rPr>
        <w:t>(</w:t>
      </w:r>
      <w:r w:rsidRPr="008E644C">
        <w:rPr>
          <w:color w:val="080808"/>
        </w:rPr>
        <w:br/>
        <w:t xml:space="preserve">        title: </w:t>
      </w:r>
      <w:r w:rsidRPr="008E644C">
        <w:rPr>
          <w:color w:val="0033B3"/>
        </w:rPr>
        <w:t xml:space="preserve">const </w:t>
      </w:r>
      <w:r w:rsidRPr="008E644C">
        <w:rPr>
          <w:color w:val="2196F3"/>
        </w:rPr>
        <w:t>Text</w:t>
      </w:r>
      <w:r w:rsidRPr="008E644C">
        <w:rPr>
          <w:color w:val="080808"/>
        </w:rPr>
        <w:t>(</w:t>
      </w:r>
      <w:r w:rsidRPr="008E644C">
        <w:rPr>
          <w:color w:val="067D17"/>
        </w:rPr>
        <w:t>"Danh sách linh kiện"</w:t>
      </w:r>
      <w:r w:rsidRPr="008E644C">
        <w:rPr>
          <w:color w:val="080808"/>
        </w:rPr>
        <w:t>),</w:t>
      </w:r>
      <w:r w:rsidRPr="008E644C">
        <w:rPr>
          <w:color w:val="080808"/>
        </w:rPr>
        <w:br/>
        <w:t xml:space="preserve">        actions: [</w:t>
      </w:r>
      <w:r w:rsidRPr="008E644C">
        <w:rPr>
          <w:color w:val="080808"/>
        </w:rPr>
        <w:br/>
        <w:t xml:space="preserve">          </w:t>
      </w:r>
      <w:r w:rsidRPr="008E644C">
        <w:rPr>
          <w:color w:val="2196F3"/>
        </w:rPr>
        <w:t>IconButton</w:t>
      </w:r>
      <w:r w:rsidRPr="008E644C">
        <w:rPr>
          <w:color w:val="080808"/>
        </w:rPr>
        <w:t>(</w:t>
      </w:r>
      <w:r w:rsidRPr="008E644C">
        <w:rPr>
          <w:color w:val="080808"/>
        </w:rPr>
        <w:br/>
        <w:t xml:space="preserve">            icon: </w:t>
      </w:r>
      <w:r w:rsidRPr="008E644C">
        <w:rPr>
          <w:color w:val="0033B3"/>
        </w:rPr>
        <w:t xml:space="preserve">const </w:t>
      </w:r>
      <w:r w:rsidRPr="008E644C">
        <w:rPr>
          <w:color w:val="2196F3"/>
        </w:rPr>
        <w:t>Icon</w:t>
      </w:r>
      <w:r w:rsidRPr="008E644C">
        <w:rPr>
          <w:color w:val="080808"/>
        </w:rPr>
        <w:t>(</w:t>
      </w:r>
      <w:r w:rsidRPr="008E644C">
        <w:rPr>
          <w:color w:val="000000"/>
        </w:rPr>
        <w:t>Icons</w:t>
      </w:r>
      <w:r w:rsidRPr="008E644C">
        <w:rPr>
          <w:color w:val="080808"/>
        </w:rPr>
        <w:t>.</w:t>
      </w:r>
      <w:r w:rsidRPr="008E644C">
        <w:rPr>
          <w:i/>
          <w:iCs/>
          <w:color w:val="871094"/>
        </w:rPr>
        <w:t>refresh</w:t>
      </w:r>
      <w:r w:rsidRPr="008E644C">
        <w:rPr>
          <w:color w:val="080808"/>
        </w:rPr>
        <w:t>),</w:t>
      </w:r>
      <w:r w:rsidRPr="008E644C">
        <w:rPr>
          <w:color w:val="080808"/>
        </w:rPr>
        <w:br/>
        <w:t xml:space="preserve">            onPressed: </w:t>
      </w:r>
      <w:r w:rsidRPr="008E644C">
        <w:rPr>
          <w:color w:val="00627A"/>
        </w:rPr>
        <w:t>_initData</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floatingActionButton: </w:t>
      </w:r>
      <w:r w:rsidRPr="008E644C">
        <w:rPr>
          <w:color w:val="2196F3"/>
        </w:rPr>
        <w:t>FloatingActionButton</w:t>
      </w:r>
      <w:r w:rsidRPr="008E644C">
        <w:rPr>
          <w:color w:val="080808"/>
        </w:rPr>
        <w:t>(</w:t>
      </w:r>
      <w:r w:rsidRPr="008E644C">
        <w:rPr>
          <w:color w:val="080808"/>
        </w:rPr>
        <w:br/>
        <w:t xml:space="preserve">        onPressed: </w:t>
      </w:r>
      <w:r w:rsidRPr="008E644C">
        <w:rPr>
          <w:color w:val="00627A"/>
        </w:rPr>
        <w:t>_addNewComponent</w:t>
      </w:r>
      <w:r w:rsidRPr="008E644C">
        <w:rPr>
          <w:color w:val="080808"/>
        </w:rPr>
        <w:t>,</w:t>
      </w:r>
      <w:r w:rsidRPr="008E644C">
        <w:rPr>
          <w:color w:val="080808"/>
        </w:rPr>
        <w:br/>
        <w:t xml:space="preserve">        child: </w:t>
      </w:r>
      <w:r w:rsidRPr="008E644C">
        <w:rPr>
          <w:color w:val="0033B3"/>
        </w:rPr>
        <w:t xml:space="preserve">const </w:t>
      </w:r>
      <w:r w:rsidRPr="008E644C">
        <w:rPr>
          <w:color w:val="2196F3"/>
        </w:rPr>
        <w:t>Icon</w:t>
      </w:r>
      <w:r w:rsidRPr="008E644C">
        <w:rPr>
          <w:color w:val="080808"/>
        </w:rPr>
        <w:t>(</w:t>
      </w:r>
      <w:r w:rsidRPr="008E644C">
        <w:rPr>
          <w:color w:val="000000"/>
        </w:rPr>
        <w:t>Icons</w:t>
      </w:r>
      <w:r w:rsidRPr="008E644C">
        <w:rPr>
          <w:color w:val="080808"/>
        </w:rPr>
        <w:t>.</w:t>
      </w:r>
      <w:r w:rsidRPr="008E644C">
        <w:rPr>
          <w:i/>
          <w:iCs/>
          <w:color w:val="871094"/>
        </w:rPr>
        <w:t>add</w:t>
      </w:r>
      <w:r w:rsidRPr="008E644C">
        <w:rPr>
          <w:color w:val="080808"/>
        </w:rPr>
        <w:t>),</w:t>
      </w:r>
      <w:r w:rsidRPr="008E644C">
        <w:rPr>
          <w:color w:val="080808"/>
        </w:rPr>
        <w:br/>
        <w:t xml:space="preserve">      ),</w:t>
      </w:r>
      <w:r w:rsidRPr="008E644C">
        <w:rPr>
          <w:color w:val="080808"/>
        </w:rPr>
        <w:br/>
        <w:t xml:space="preserve">      body: </w:t>
      </w:r>
      <w:r w:rsidRPr="008E644C">
        <w:rPr>
          <w:color w:val="2196F3"/>
        </w:rPr>
        <w:t>Column</w:t>
      </w:r>
      <w:r w:rsidRPr="008E644C">
        <w:rPr>
          <w:color w:val="080808"/>
        </w:rPr>
        <w:t>(</w:t>
      </w:r>
      <w:r w:rsidRPr="008E644C">
        <w:rPr>
          <w:color w:val="080808"/>
        </w:rPr>
        <w:br/>
        <w:t xml:space="preserve">        children: [</w:t>
      </w:r>
      <w:r w:rsidRPr="008E644C">
        <w:rPr>
          <w:color w:val="080808"/>
        </w:rPr>
        <w:br/>
        <w:t xml:space="preserve">          </w:t>
      </w:r>
      <w:r w:rsidRPr="008E644C">
        <w:rPr>
          <w:i/>
          <w:iCs/>
          <w:color w:val="8C8C8C"/>
        </w:rPr>
        <w:t>// Dropdown chọn loại linh kiện</w:t>
      </w:r>
      <w:r w:rsidRPr="008E644C">
        <w:rPr>
          <w:i/>
          <w:iCs/>
          <w:color w:val="8C8C8C"/>
        </w:rPr>
        <w:br/>
        <w:t xml:space="preserve">          </w:t>
      </w:r>
      <w:r w:rsidRPr="008E644C">
        <w:rPr>
          <w:color w:val="2196F3"/>
        </w:rPr>
        <w:t>Padding</w:t>
      </w:r>
      <w:r w:rsidRPr="008E644C">
        <w:rPr>
          <w:color w:val="080808"/>
        </w:rPr>
        <w:t>(</w:t>
      </w:r>
      <w:r w:rsidRPr="008E644C">
        <w:rPr>
          <w:color w:val="080808"/>
        </w:rPr>
        <w:br/>
        <w:t xml:space="preserve">            padding: </w:t>
      </w:r>
      <w:r w:rsidRPr="008E644C">
        <w:rPr>
          <w:color w:val="0033B3"/>
        </w:rPr>
        <w:t xml:space="preserve">const </w:t>
      </w:r>
      <w:r w:rsidRPr="008E644C">
        <w:rPr>
          <w:color w:val="2196F3"/>
        </w:rPr>
        <w:t>EdgeInsets</w:t>
      </w:r>
      <w:r w:rsidRPr="008E644C">
        <w:rPr>
          <w:color w:val="080808"/>
        </w:rPr>
        <w:t>.</w:t>
      </w:r>
      <w:r w:rsidRPr="008E644C">
        <w:rPr>
          <w:color w:val="2196F3"/>
        </w:rPr>
        <w:t>all</w:t>
      </w:r>
      <w:r w:rsidRPr="008E644C">
        <w:rPr>
          <w:color w:val="080808"/>
        </w:rPr>
        <w:t>(</w:t>
      </w:r>
      <w:r w:rsidRPr="008E644C">
        <w:rPr>
          <w:color w:val="1750EB"/>
        </w:rPr>
        <w:t>8.0</w:t>
      </w:r>
      <w:r w:rsidRPr="008E644C">
        <w:rPr>
          <w:color w:val="080808"/>
        </w:rPr>
        <w:t>),</w:t>
      </w:r>
      <w:r w:rsidRPr="008E644C">
        <w:rPr>
          <w:color w:val="080808"/>
        </w:rPr>
        <w:br/>
        <w:t xml:space="preserve">            child: </w:t>
      </w:r>
      <w:r w:rsidRPr="008E644C">
        <w:rPr>
          <w:color w:val="2196F3"/>
        </w:rPr>
        <w:t>DropdownButton</w:t>
      </w:r>
      <w:r w:rsidRPr="008E644C">
        <w:rPr>
          <w:color w:val="080808"/>
        </w:rPr>
        <w:t>&lt;</w:t>
      </w:r>
      <w:r w:rsidRPr="008E644C">
        <w:rPr>
          <w:color w:val="000000"/>
        </w:rPr>
        <w:t>int</w:t>
      </w:r>
      <w:r w:rsidRPr="008E644C">
        <w:rPr>
          <w:color w:val="080808"/>
        </w:rPr>
        <w:t>?&gt;(</w:t>
      </w:r>
      <w:r w:rsidRPr="008E644C">
        <w:rPr>
          <w:color w:val="080808"/>
        </w:rPr>
        <w:br/>
        <w:t xml:space="preserve">              isExpanded: </w:t>
      </w:r>
      <w:r w:rsidRPr="008E644C">
        <w:rPr>
          <w:color w:val="0033B3"/>
        </w:rPr>
        <w:t>true</w:t>
      </w:r>
      <w:r w:rsidRPr="008E644C">
        <w:rPr>
          <w:color w:val="080808"/>
        </w:rPr>
        <w:t>,</w:t>
      </w:r>
      <w:r w:rsidRPr="008E644C">
        <w:rPr>
          <w:color w:val="080808"/>
        </w:rPr>
        <w:br/>
        <w:t xml:space="preserve">              value: </w:t>
      </w:r>
      <w:r w:rsidRPr="008E644C">
        <w:rPr>
          <w:color w:val="871094"/>
        </w:rPr>
        <w:t>selectedCategoryId</w:t>
      </w:r>
      <w:r w:rsidRPr="008E644C">
        <w:rPr>
          <w:color w:val="080808"/>
        </w:rPr>
        <w:t>,</w:t>
      </w:r>
      <w:r w:rsidRPr="008E644C">
        <w:rPr>
          <w:color w:val="080808"/>
        </w:rPr>
        <w:br/>
        <w:t xml:space="preserve">              hint: </w:t>
      </w:r>
      <w:r w:rsidRPr="008E644C">
        <w:rPr>
          <w:color w:val="0033B3"/>
        </w:rPr>
        <w:t xml:space="preserve">const </w:t>
      </w:r>
      <w:r w:rsidRPr="008E644C">
        <w:rPr>
          <w:color w:val="2196F3"/>
        </w:rPr>
        <w:t>Text</w:t>
      </w:r>
      <w:r w:rsidRPr="008E644C">
        <w:rPr>
          <w:color w:val="080808"/>
        </w:rPr>
        <w:t>(</w:t>
      </w:r>
      <w:r w:rsidRPr="008E644C">
        <w:rPr>
          <w:color w:val="067D17"/>
        </w:rPr>
        <w:t>"Chọn loại linh kiện"</w:t>
      </w:r>
      <w:r w:rsidRPr="008E644C">
        <w:rPr>
          <w:color w:val="080808"/>
        </w:rPr>
        <w:t>),</w:t>
      </w:r>
      <w:r w:rsidRPr="008E644C">
        <w:rPr>
          <w:color w:val="080808"/>
        </w:rPr>
        <w:br/>
        <w:t xml:space="preserve">              items: [</w:t>
      </w:r>
      <w:r w:rsidRPr="008E644C">
        <w:rPr>
          <w:color w:val="080808"/>
        </w:rPr>
        <w:br/>
        <w:t xml:space="preserve">                </w:t>
      </w:r>
      <w:r w:rsidRPr="008E644C">
        <w:rPr>
          <w:color w:val="0033B3"/>
        </w:rPr>
        <w:t xml:space="preserve">const </w:t>
      </w:r>
      <w:r w:rsidRPr="008E644C">
        <w:rPr>
          <w:color w:val="2196F3"/>
        </w:rPr>
        <w:t>DropdownMenuItem</w:t>
      </w:r>
      <w:r w:rsidRPr="008E644C">
        <w:rPr>
          <w:color w:val="080808"/>
        </w:rPr>
        <w:t>&lt;</w:t>
      </w:r>
      <w:r w:rsidRPr="008E644C">
        <w:rPr>
          <w:color w:val="000000"/>
        </w:rPr>
        <w:t>int</w:t>
      </w:r>
      <w:r w:rsidRPr="008E644C">
        <w:rPr>
          <w:color w:val="080808"/>
        </w:rPr>
        <w:t>?&gt;(</w:t>
      </w:r>
      <w:r w:rsidRPr="008E644C">
        <w:rPr>
          <w:color w:val="080808"/>
        </w:rPr>
        <w:br/>
        <w:t xml:space="preserve">                  value: </w:t>
      </w:r>
      <w:r w:rsidRPr="008E644C">
        <w:rPr>
          <w:color w:val="0033B3"/>
        </w:rPr>
        <w:t>null</w:t>
      </w:r>
      <w:r w:rsidRPr="008E644C">
        <w:rPr>
          <w:color w:val="080808"/>
        </w:rPr>
        <w:t>,</w:t>
      </w:r>
      <w:r w:rsidRPr="008E644C">
        <w:rPr>
          <w:color w:val="080808"/>
        </w:rPr>
        <w:br/>
        <w:t xml:space="preserve">                  child: </w:t>
      </w:r>
      <w:r w:rsidRPr="008E644C">
        <w:rPr>
          <w:color w:val="2196F3"/>
        </w:rPr>
        <w:t>Text</w:t>
      </w:r>
      <w:r w:rsidRPr="008E644C">
        <w:rPr>
          <w:color w:val="080808"/>
        </w:rPr>
        <w:t>(</w:t>
      </w:r>
      <w:r w:rsidRPr="008E644C">
        <w:rPr>
          <w:color w:val="067D17"/>
        </w:rPr>
        <w:t>"Tất cả"</w:t>
      </w:r>
      <w:r w:rsidRPr="008E644C">
        <w:rPr>
          <w:color w:val="080808"/>
        </w:rPr>
        <w:t>),</w:t>
      </w:r>
      <w:r w:rsidRPr="008E644C">
        <w:rPr>
          <w:color w:val="080808"/>
        </w:rPr>
        <w:br/>
        <w:t xml:space="preserve">                ),</w:t>
      </w:r>
      <w:r w:rsidRPr="008E644C">
        <w:rPr>
          <w:color w:val="080808"/>
        </w:rPr>
        <w:br/>
        <w:t xml:space="preserve">                ...</w:t>
      </w:r>
      <w:r w:rsidRPr="008E644C">
        <w:rPr>
          <w:color w:val="871094"/>
        </w:rPr>
        <w:t>loaiList</w:t>
      </w:r>
      <w:r w:rsidRPr="008E644C">
        <w:rPr>
          <w:color w:val="080808"/>
        </w:rPr>
        <w:t>.map(</w:t>
      </w:r>
      <w:r w:rsidRPr="008E644C">
        <w:rPr>
          <w:color w:val="080808"/>
        </w:rPr>
        <w:br/>
        <w:t xml:space="preserve">                      (loai) =&gt; </w:t>
      </w:r>
      <w:r w:rsidRPr="008E644C">
        <w:rPr>
          <w:color w:val="2196F3"/>
        </w:rPr>
        <w:t>DropdownMenuItem</w:t>
      </w:r>
      <w:r w:rsidRPr="008E644C">
        <w:rPr>
          <w:color w:val="080808"/>
        </w:rPr>
        <w:t>&lt;</w:t>
      </w:r>
      <w:r w:rsidRPr="008E644C">
        <w:rPr>
          <w:color w:val="000000"/>
        </w:rPr>
        <w:t>int</w:t>
      </w:r>
      <w:r w:rsidRPr="008E644C">
        <w:rPr>
          <w:color w:val="080808"/>
        </w:rPr>
        <w:t>?&gt;(</w:t>
      </w:r>
      <w:r w:rsidRPr="008E644C">
        <w:rPr>
          <w:color w:val="080808"/>
        </w:rPr>
        <w:br/>
        <w:t xml:space="preserve">                    value: loai.</w:t>
      </w:r>
      <w:r w:rsidRPr="008E644C">
        <w:rPr>
          <w:color w:val="871094"/>
        </w:rPr>
        <w:t>id</w:t>
      </w:r>
      <w:r w:rsidRPr="008E644C">
        <w:rPr>
          <w:color w:val="080808"/>
        </w:rPr>
        <w:t>,</w:t>
      </w:r>
      <w:r w:rsidRPr="008E644C">
        <w:rPr>
          <w:color w:val="080808"/>
        </w:rPr>
        <w:br/>
        <w:t xml:space="preserve">                    child: </w:t>
      </w:r>
      <w:r w:rsidRPr="008E644C">
        <w:rPr>
          <w:color w:val="2196F3"/>
        </w:rPr>
        <w:t>Text</w:t>
      </w:r>
      <w:r w:rsidRPr="008E644C">
        <w:rPr>
          <w:color w:val="080808"/>
        </w:rPr>
        <w:t>(loai.</w:t>
      </w:r>
      <w:r w:rsidRPr="008E644C">
        <w:rPr>
          <w:color w:val="871094"/>
        </w:rPr>
        <w:t>name</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onChanged: (value) =&gt; _filterByCategory(value),</w:t>
      </w:r>
      <w:r w:rsidRPr="008E644C">
        <w:rPr>
          <w:color w:val="080808"/>
        </w:rPr>
        <w:br/>
      </w:r>
      <w:r w:rsidRPr="008E644C">
        <w:rPr>
          <w:color w:val="080808"/>
        </w:rPr>
        <w:lastRenderedPageBreak/>
        <w:t xml:space="preserve">            ),</w:t>
      </w:r>
      <w:r w:rsidRPr="008E644C">
        <w:rPr>
          <w:color w:val="080808"/>
        </w:rPr>
        <w:br/>
        <w:t xml:space="preserve">          ),</w:t>
      </w:r>
      <w:r w:rsidRPr="008E644C">
        <w:rPr>
          <w:color w:val="080808"/>
        </w:rPr>
        <w:br/>
      </w:r>
      <w:r w:rsidRPr="008E644C">
        <w:rPr>
          <w:color w:val="080808"/>
        </w:rPr>
        <w:br/>
        <w:t xml:space="preserve">          </w:t>
      </w:r>
      <w:r w:rsidRPr="008E644C">
        <w:rPr>
          <w:i/>
          <w:iCs/>
          <w:color w:val="8C8C8C"/>
        </w:rPr>
        <w:t>// Danh sách linh kiện</w:t>
      </w:r>
      <w:r w:rsidRPr="008E644C">
        <w:rPr>
          <w:i/>
          <w:iCs/>
          <w:color w:val="8C8C8C"/>
        </w:rPr>
        <w:br/>
        <w:t xml:space="preserve">          </w:t>
      </w:r>
      <w:r w:rsidRPr="008E644C">
        <w:rPr>
          <w:color w:val="2196F3"/>
        </w:rPr>
        <w:t>Expanded</w:t>
      </w:r>
      <w:r w:rsidRPr="008E644C">
        <w:rPr>
          <w:color w:val="080808"/>
        </w:rPr>
        <w:t>(</w:t>
      </w:r>
      <w:r w:rsidRPr="008E644C">
        <w:rPr>
          <w:color w:val="080808"/>
        </w:rPr>
        <w:br/>
        <w:t xml:space="preserve">            child: </w:t>
      </w:r>
      <w:r w:rsidRPr="008E644C">
        <w:rPr>
          <w:color w:val="871094"/>
        </w:rPr>
        <w:t>linhKienList</w:t>
      </w:r>
      <w:r w:rsidRPr="008E644C">
        <w:rPr>
          <w:color w:val="080808"/>
        </w:rPr>
        <w:t>.</w:t>
      </w:r>
      <w:r w:rsidRPr="008E644C">
        <w:rPr>
          <w:color w:val="871094"/>
        </w:rPr>
        <w:t>isEmpty</w:t>
      </w:r>
      <w:r w:rsidRPr="008E644C">
        <w:rPr>
          <w:color w:val="871094"/>
        </w:rPr>
        <w:br/>
        <w:t xml:space="preserve">                </w:t>
      </w:r>
      <w:r w:rsidRPr="008E644C">
        <w:rPr>
          <w:color w:val="080808"/>
        </w:rPr>
        <w:t xml:space="preserve">? </w:t>
      </w:r>
      <w:r w:rsidRPr="008E644C">
        <w:rPr>
          <w:color w:val="0033B3"/>
        </w:rPr>
        <w:t xml:space="preserve">const </w:t>
      </w:r>
      <w:r w:rsidRPr="008E644C">
        <w:rPr>
          <w:color w:val="2196F3"/>
        </w:rPr>
        <w:t>Center</w:t>
      </w:r>
      <w:r w:rsidRPr="008E644C">
        <w:rPr>
          <w:color w:val="080808"/>
        </w:rPr>
        <w:t xml:space="preserve">(child: </w:t>
      </w:r>
      <w:r w:rsidRPr="008E644C">
        <w:rPr>
          <w:color w:val="2196F3"/>
        </w:rPr>
        <w:t>Text</w:t>
      </w:r>
      <w:r w:rsidRPr="008E644C">
        <w:rPr>
          <w:color w:val="080808"/>
        </w:rPr>
        <w:t>(</w:t>
      </w:r>
      <w:r w:rsidRPr="008E644C">
        <w:rPr>
          <w:color w:val="067D17"/>
        </w:rPr>
        <w:t>"Không có linh kiện nào"</w:t>
      </w:r>
      <w:r w:rsidRPr="008E644C">
        <w:rPr>
          <w:color w:val="080808"/>
        </w:rPr>
        <w:t>))</w:t>
      </w:r>
      <w:r w:rsidRPr="008E644C">
        <w:rPr>
          <w:color w:val="080808"/>
        </w:rPr>
        <w:br/>
        <w:t xml:space="preserve">                : </w:t>
      </w:r>
      <w:r w:rsidRPr="008E644C">
        <w:rPr>
          <w:color w:val="2196F3"/>
        </w:rPr>
        <w:t>GridView</w:t>
      </w:r>
      <w:r w:rsidRPr="008E644C">
        <w:rPr>
          <w:color w:val="080808"/>
        </w:rPr>
        <w:t>.</w:t>
      </w:r>
      <w:r w:rsidRPr="008E644C">
        <w:rPr>
          <w:color w:val="2196F3"/>
        </w:rPr>
        <w:t>builder</w:t>
      </w:r>
      <w:r w:rsidRPr="008E644C">
        <w:rPr>
          <w:color w:val="080808"/>
        </w:rPr>
        <w:t>(</w:t>
      </w:r>
      <w:r w:rsidRPr="008E644C">
        <w:rPr>
          <w:color w:val="080808"/>
        </w:rPr>
        <w:br/>
        <w:t xml:space="preserve">              padding: </w:t>
      </w:r>
      <w:r w:rsidRPr="008E644C">
        <w:rPr>
          <w:color w:val="0033B3"/>
        </w:rPr>
        <w:t xml:space="preserve">const </w:t>
      </w:r>
      <w:r w:rsidRPr="008E644C">
        <w:rPr>
          <w:color w:val="2196F3"/>
        </w:rPr>
        <w:t>EdgeInsets</w:t>
      </w:r>
      <w:r w:rsidRPr="008E644C">
        <w:rPr>
          <w:color w:val="080808"/>
        </w:rPr>
        <w:t>.</w:t>
      </w:r>
      <w:r w:rsidRPr="008E644C">
        <w:rPr>
          <w:color w:val="2196F3"/>
        </w:rPr>
        <w:t>all</w:t>
      </w:r>
      <w:r w:rsidRPr="008E644C">
        <w:rPr>
          <w:color w:val="080808"/>
        </w:rPr>
        <w:t>(</w:t>
      </w:r>
      <w:r w:rsidRPr="008E644C">
        <w:rPr>
          <w:color w:val="1750EB"/>
        </w:rPr>
        <w:t>8</w:t>
      </w:r>
      <w:r w:rsidRPr="008E644C">
        <w:rPr>
          <w:color w:val="080808"/>
        </w:rPr>
        <w:t>),</w:t>
      </w:r>
      <w:r w:rsidRPr="008E644C">
        <w:rPr>
          <w:color w:val="080808"/>
        </w:rPr>
        <w:br/>
        <w:t xml:space="preserve">              gridDelegate: </w:t>
      </w:r>
      <w:r w:rsidRPr="008E644C">
        <w:rPr>
          <w:color w:val="0033B3"/>
        </w:rPr>
        <w:t xml:space="preserve">const </w:t>
      </w:r>
      <w:r w:rsidRPr="008E644C">
        <w:rPr>
          <w:color w:val="2196F3"/>
        </w:rPr>
        <w:t>SliverGridDelegateWithFixedCrossAxisCount</w:t>
      </w:r>
      <w:r w:rsidRPr="008E644C">
        <w:rPr>
          <w:color w:val="080808"/>
        </w:rPr>
        <w:t>(</w:t>
      </w:r>
      <w:r w:rsidRPr="008E644C">
        <w:rPr>
          <w:color w:val="080808"/>
        </w:rPr>
        <w:br/>
        <w:t xml:space="preserve">                crossAxisCount: </w:t>
      </w:r>
      <w:r w:rsidRPr="008E644C">
        <w:rPr>
          <w:color w:val="1750EB"/>
        </w:rPr>
        <w:t>2</w:t>
      </w:r>
      <w:r w:rsidRPr="008E644C">
        <w:rPr>
          <w:color w:val="080808"/>
        </w:rPr>
        <w:t>,</w:t>
      </w:r>
      <w:r w:rsidRPr="008E644C">
        <w:rPr>
          <w:color w:val="080808"/>
        </w:rPr>
        <w:br/>
        <w:t xml:space="preserve">                mainAxisSpacing: </w:t>
      </w:r>
      <w:r w:rsidRPr="008E644C">
        <w:rPr>
          <w:color w:val="1750EB"/>
        </w:rPr>
        <w:t>8</w:t>
      </w:r>
      <w:r w:rsidRPr="008E644C">
        <w:rPr>
          <w:color w:val="080808"/>
        </w:rPr>
        <w:t>,</w:t>
      </w:r>
      <w:r w:rsidRPr="008E644C">
        <w:rPr>
          <w:color w:val="080808"/>
        </w:rPr>
        <w:br/>
        <w:t xml:space="preserve">                crossAxisSpacing: </w:t>
      </w:r>
      <w:r w:rsidRPr="008E644C">
        <w:rPr>
          <w:color w:val="1750EB"/>
        </w:rPr>
        <w:t>8</w:t>
      </w:r>
      <w:r w:rsidRPr="008E644C">
        <w:rPr>
          <w:color w:val="080808"/>
        </w:rPr>
        <w:t>,</w:t>
      </w:r>
      <w:r w:rsidRPr="008E644C">
        <w:rPr>
          <w:color w:val="080808"/>
        </w:rPr>
        <w:br/>
        <w:t xml:space="preserve">                childAspectRatio: </w:t>
      </w:r>
      <w:r w:rsidRPr="008E644C">
        <w:rPr>
          <w:color w:val="1750EB"/>
        </w:rPr>
        <w:t>0.85</w:t>
      </w:r>
      <w:r w:rsidRPr="008E644C">
        <w:rPr>
          <w:color w:val="080808"/>
        </w:rPr>
        <w:t>,</w:t>
      </w:r>
      <w:r w:rsidRPr="008E644C">
        <w:rPr>
          <w:color w:val="080808"/>
        </w:rPr>
        <w:br/>
        <w:t xml:space="preserve">              ),</w:t>
      </w:r>
      <w:r w:rsidRPr="008E644C">
        <w:rPr>
          <w:color w:val="080808"/>
        </w:rPr>
        <w:br/>
        <w:t xml:space="preserve">              itemCount: </w:t>
      </w:r>
      <w:r w:rsidRPr="008E644C">
        <w:rPr>
          <w:color w:val="871094"/>
        </w:rPr>
        <w:t>linhKienList</w:t>
      </w:r>
      <w:r w:rsidRPr="008E644C">
        <w:rPr>
          <w:color w:val="080808"/>
        </w:rPr>
        <w:t>.</w:t>
      </w:r>
      <w:r w:rsidRPr="008E644C">
        <w:rPr>
          <w:color w:val="871094"/>
        </w:rPr>
        <w:t>length</w:t>
      </w:r>
      <w:r w:rsidRPr="008E644C">
        <w:rPr>
          <w:color w:val="080808"/>
        </w:rPr>
        <w:t>,</w:t>
      </w:r>
      <w:r w:rsidRPr="008E644C">
        <w:rPr>
          <w:color w:val="080808"/>
        </w:rPr>
        <w:br/>
        <w:t xml:space="preserve">              itemBuilder: (context, index) {</w:t>
      </w:r>
      <w:r w:rsidRPr="008E644C">
        <w:rPr>
          <w:color w:val="080808"/>
        </w:rPr>
        <w:br/>
        <w:t xml:space="preserve">                </w:t>
      </w:r>
      <w:r w:rsidRPr="008E644C">
        <w:rPr>
          <w:color w:val="0033B3"/>
        </w:rPr>
        <w:t xml:space="preserve">final </w:t>
      </w:r>
      <w:r w:rsidRPr="008E644C">
        <w:rPr>
          <w:color w:val="000000"/>
        </w:rPr>
        <w:t xml:space="preserve">lk </w:t>
      </w:r>
      <w:r w:rsidRPr="008E644C">
        <w:rPr>
          <w:color w:val="080808"/>
        </w:rPr>
        <w:t xml:space="preserve">= </w:t>
      </w:r>
      <w:r w:rsidRPr="008E644C">
        <w:rPr>
          <w:color w:val="871094"/>
        </w:rPr>
        <w:t>linhKienList</w:t>
      </w:r>
      <w:r w:rsidRPr="008E644C">
        <w:rPr>
          <w:color w:val="080808"/>
        </w:rPr>
        <w:t>[index];</w:t>
      </w:r>
      <w:r w:rsidRPr="008E644C">
        <w:rPr>
          <w:color w:val="080808"/>
        </w:rPr>
        <w:br/>
        <w:t xml:space="preserve">                </w:t>
      </w:r>
      <w:r w:rsidRPr="008E644C">
        <w:rPr>
          <w:color w:val="0033B3"/>
        </w:rPr>
        <w:t xml:space="preserve">final </w:t>
      </w:r>
      <w:r w:rsidRPr="008E644C">
        <w:rPr>
          <w:color w:val="000000"/>
        </w:rPr>
        <w:t xml:space="preserve">categoryName </w:t>
      </w:r>
      <w:r w:rsidRPr="008E644C">
        <w:rPr>
          <w:color w:val="080808"/>
        </w:rPr>
        <w:t xml:space="preserve">= </w:t>
      </w:r>
      <w:r w:rsidRPr="008E644C">
        <w:rPr>
          <w:color w:val="871094"/>
        </w:rPr>
        <w:t>loaiList</w:t>
      </w:r>
      <w:r w:rsidRPr="008E644C">
        <w:rPr>
          <w:color w:val="871094"/>
        </w:rPr>
        <w:br/>
        <w:t xml:space="preserve">                    </w:t>
      </w:r>
      <w:r w:rsidRPr="008E644C">
        <w:rPr>
          <w:color w:val="080808"/>
        </w:rPr>
        <w:t>.firstWhere(</w:t>
      </w:r>
      <w:r w:rsidRPr="008E644C">
        <w:rPr>
          <w:color w:val="080808"/>
        </w:rPr>
        <w:br/>
        <w:t xml:space="preserve">                      (c) =&gt; c.</w:t>
      </w:r>
      <w:r w:rsidRPr="008E644C">
        <w:rPr>
          <w:color w:val="871094"/>
        </w:rPr>
        <w:t xml:space="preserve">id </w:t>
      </w:r>
      <w:r w:rsidRPr="008E644C">
        <w:rPr>
          <w:color w:val="080808"/>
        </w:rPr>
        <w:t xml:space="preserve">== </w:t>
      </w:r>
      <w:r w:rsidRPr="008E644C">
        <w:rPr>
          <w:color w:val="000000"/>
        </w:rPr>
        <w:t>lk</w:t>
      </w:r>
      <w:r w:rsidRPr="008E644C">
        <w:rPr>
          <w:color w:val="080808"/>
        </w:rPr>
        <w:t>.</w:t>
      </w:r>
      <w:r w:rsidRPr="008E644C">
        <w:rPr>
          <w:color w:val="871094"/>
        </w:rPr>
        <w:t>categoryId</w:t>
      </w:r>
      <w:r w:rsidRPr="008E644C">
        <w:rPr>
          <w:color w:val="080808"/>
        </w:rPr>
        <w:t>,</w:t>
      </w:r>
      <w:r w:rsidRPr="008E644C">
        <w:rPr>
          <w:color w:val="080808"/>
        </w:rPr>
        <w:br/>
        <w:t xml:space="preserve">                  orElse: () =&gt; </w:t>
      </w:r>
      <w:r w:rsidRPr="008E644C">
        <w:rPr>
          <w:color w:val="2196F3"/>
        </w:rPr>
        <w:t>LoaiLinhKien</w:t>
      </w:r>
      <w:r w:rsidRPr="008E644C">
        <w:rPr>
          <w:color w:val="080808"/>
        </w:rPr>
        <w:t xml:space="preserve">(id: </w:t>
      </w:r>
      <w:r w:rsidRPr="008E644C">
        <w:rPr>
          <w:color w:val="1750EB"/>
        </w:rPr>
        <w:t>0</w:t>
      </w:r>
      <w:r w:rsidRPr="008E644C">
        <w:rPr>
          <w:color w:val="080808"/>
        </w:rPr>
        <w:t xml:space="preserve">, name: </w:t>
      </w:r>
      <w:r w:rsidRPr="008E644C">
        <w:rPr>
          <w:color w:val="067D17"/>
        </w:rPr>
        <w:t>"Không xác định"</w:t>
      </w:r>
      <w:r w:rsidRPr="008E644C">
        <w:rPr>
          <w:color w:val="080808"/>
        </w:rPr>
        <w:t>),</w:t>
      </w:r>
      <w:r w:rsidRPr="008E644C">
        <w:rPr>
          <w:color w:val="080808"/>
        </w:rPr>
        <w:br/>
        <w:t xml:space="preserve">                )</w:t>
      </w:r>
      <w:r w:rsidRPr="008E644C">
        <w:rPr>
          <w:color w:val="080808"/>
        </w:rPr>
        <w:br/>
        <w:t xml:space="preserve">                    .</w:t>
      </w:r>
      <w:r w:rsidRPr="008E644C">
        <w:rPr>
          <w:color w:val="871094"/>
        </w:rPr>
        <w:t>name</w:t>
      </w:r>
      <w:r w:rsidRPr="008E644C">
        <w:rPr>
          <w:color w:val="080808"/>
        </w:rPr>
        <w:t>;</w:t>
      </w:r>
      <w:r w:rsidRPr="008E644C">
        <w:rPr>
          <w:color w:val="080808"/>
        </w:rPr>
        <w:br/>
      </w:r>
      <w:r w:rsidRPr="008E644C">
        <w:rPr>
          <w:color w:val="080808"/>
        </w:rPr>
        <w:br/>
        <w:t xml:space="preserve">                </w:t>
      </w:r>
      <w:r w:rsidRPr="008E644C">
        <w:rPr>
          <w:color w:val="0033B3"/>
        </w:rPr>
        <w:t xml:space="preserve">return </w:t>
      </w:r>
      <w:r w:rsidRPr="008E644C">
        <w:rPr>
          <w:color w:val="2196F3"/>
        </w:rPr>
        <w:t>ComponentCard</w:t>
      </w:r>
      <w:r w:rsidRPr="008E644C">
        <w:rPr>
          <w:color w:val="080808"/>
        </w:rPr>
        <w:t>(</w:t>
      </w:r>
      <w:r w:rsidRPr="008E644C">
        <w:rPr>
          <w:color w:val="080808"/>
        </w:rPr>
        <w:br/>
        <w:t xml:space="preserve">                  linhkien: </w:t>
      </w:r>
      <w:r w:rsidRPr="008E644C">
        <w:rPr>
          <w:color w:val="000000"/>
        </w:rPr>
        <w:t>lk</w:t>
      </w:r>
      <w:r w:rsidRPr="008E644C">
        <w:rPr>
          <w:color w:val="080808"/>
        </w:rPr>
        <w:t>,</w:t>
      </w:r>
      <w:r w:rsidRPr="008E644C">
        <w:rPr>
          <w:color w:val="080808"/>
        </w:rPr>
        <w:br/>
        <w:t xml:space="preserve">                  categoryName: </w:t>
      </w:r>
      <w:r w:rsidRPr="008E644C">
        <w:rPr>
          <w:color w:val="000000"/>
        </w:rPr>
        <w:t>categoryName</w:t>
      </w:r>
      <w:r w:rsidRPr="008E644C">
        <w:rPr>
          <w:color w:val="080808"/>
        </w:rPr>
        <w:t>,</w:t>
      </w:r>
      <w:r w:rsidRPr="008E644C">
        <w:rPr>
          <w:color w:val="080808"/>
        </w:rPr>
        <w:br/>
        <w:t xml:space="preserve">                  onTap: () {</w:t>
      </w:r>
      <w:r w:rsidRPr="008E644C">
        <w:rPr>
          <w:color w:val="080808"/>
        </w:rPr>
        <w:br/>
        <w:t xml:space="preserve">                    </w:t>
      </w:r>
      <w:r w:rsidRPr="008E644C">
        <w:rPr>
          <w:color w:val="000000"/>
        </w:rPr>
        <w:t>ScaffoldMessenger</w:t>
      </w:r>
      <w:r w:rsidRPr="008E644C">
        <w:rPr>
          <w:color w:val="080808"/>
        </w:rPr>
        <w:t>.</w:t>
      </w:r>
      <w:r w:rsidRPr="008E644C">
        <w:rPr>
          <w:i/>
          <w:iCs/>
          <w:color w:val="00627A"/>
        </w:rPr>
        <w:t>of</w:t>
      </w:r>
      <w:r w:rsidRPr="008E644C">
        <w:rPr>
          <w:color w:val="080808"/>
        </w:rPr>
        <w:t>(context).showSnackBar(</w:t>
      </w:r>
      <w:r w:rsidRPr="008E644C">
        <w:rPr>
          <w:color w:val="080808"/>
        </w:rPr>
        <w:br/>
        <w:t xml:space="preserve">                      </w:t>
      </w:r>
      <w:r w:rsidRPr="008E644C">
        <w:rPr>
          <w:color w:val="2196F3"/>
        </w:rPr>
        <w:t>SnackBar</w:t>
      </w:r>
      <w:r w:rsidRPr="008E644C">
        <w:rPr>
          <w:color w:val="080808"/>
        </w:rPr>
        <w:t xml:space="preserve">(content: </w:t>
      </w:r>
      <w:r w:rsidRPr="008E644C">
        <w:rPr>
          <w:color w:val="2196F3"/>
        </w:rPr>
        <w:t>Text</w:t>
      </w:r>
      <w:r w:rsidRPr="008E644C">
        <w:rPr>
          <w:color w:val="080808"/>
        </w:rPr>
        <w:t>(</w:t>
      </w:r>
      <w:r w:rsidRPr="008E644C">
        <w:rPr>
          <w:color w:val="067D17"/>
        </w:rPr>
        <w:t xml:space="preserve">'Chọn: </w:t>
      </w:r>
      <w:r w:rsidRPr="008E644C">
        <w:rPr>
          <w:color w:val="080808"/>
        </w:rPr>
        <w:t>${</w:t>
      </w:r>
      <w:r w:rsidRPr="008E644C">
        <w:rPr>
          <w:color w:val="000000"/>
        </w:rPr>
        <w:t>lk</w:t>
      </w:r>
      <w:r w:rsidRPr="008E644C">
        <w:rPr>
          <w:color w:val="080808"/>
        </w:rPr>
        <w:t>.</w:t>
      </w:r>
      <w:r w:rsidRPr="008E644C">
        <w:rPr>
          <w:color w:val="871094"/>
        </w:rPr>
        <w:t>name</w:t>
      </w:r>
      <w:r w:rsidRPr="008E644C">
        <w:rPr>
          <w:color w:val="080808"/>
        </w:rPr>
        <w:t>}</w:t>
      </w:r>
      <w:r w:rsidRPr="008E644C">
        <w:rPr>
          <w:color w:val="067D17"/>
        </w:rPr>
        <w:t>'</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onEdit: ()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giaController </w:t>
      </w:r>
      <w:r w:rsidRPr="008E644C">
        <w:rPr>
          <w:color w:val="080808"/>
        </w:rPr>
        <w:t>=</w:t>
      </w:r>
      <w:r w:rsidRPr="008E644C">
        <w:rPr>
          <w:color w:val="080808"/>
        </w:rPr>
        <w:br/>
        <w:t xml:space="preserve">                    </w:t>
      </w:r>
      <w:r w:rsidRPr="008E644C">
        <w:rPr>
          <w:color w:val="2196F3"/>
        </w:rPr>
        <w:t>TextEditingController</w:t>
      </w:r>
      <w:r w:rsidRPr="008E644C">
        <w:rPr>
          <w:color w:val="080808"/>
        </w:rPr>
        <w:t xml:space="preserve">(text: </w:t>
      </w:r>
      <w:r w:rsidRPr="008E644C">
        <w:rPr>
          <w:color w:val="000000"/>
        </w:rPr>
        <w:t>lk</w:t>
      </w:r>
      <w:r w:rsidRPr="008E644C">
        <w:rPr>
          <w:color w:val="080808"/>
        </w:rPr>
        <w:t>.</w:t>
      </w:r>
      <w:r w:rsidRPr="008E644C">
        <w:rPr>
          <w:color w:val="871094"/>
        </w:rPr>
        <w:t>gia</w:t>
      </w:r>
      <w:r w:rsidRPr="008E644C">
        <w:rPr>
          <w:color w:val="080808"/>
        </w:rPr>
        <w:t>.toString());</w:t>
      </w:r>
      <w:r w:rsidRPr="008E644C">
        <w:rPr>
          <w:color w:val="080808"/>
        </w:rPr>
        <w:br/>
        <w:t xml:space="preserve">                    </w:t>
      </w:r>
      <w:r w:rsidRPr="008E644C">
        <w:rPr>
          <w:color w:val="0033B3"/>
        </w:rPr>
        <w:t xml:space="preserve">final </w:t>
      </w:r>
      <w:r w:rsidRPr="008E644C">
        <w:rPr>
          <w:color w:val="000000"/>
        </w:rPr>
        <w:t xml:space="preserve">soluongController </w:t>
      </w:r>
      <w:r w:rsidRPr="008E644C">
        <w:rPr>
          <w:color w:val="080808"/>
        </w:rPr>
        <w:t>=</w:t>
      </w:r>
      <w:r w:rsidRPr="008E644C">
        <w:rPr>
          <w:color w:val="080808"/>
        </w:rPr>
        <w:br/>
        <w:t xml:space="preserve">                    </w:t>
      </w:r>
      <w:r w:rsidRPr="008E644C">
        <w:rPr>
          <w:color w:val="2196F3"/>
        </w:rPr>
        <w:t>TextEditingController</w:t>
      </w:r>
      <w:r w:rsidRPr="008E644C">
        <w:rPr>
          <w:color w:val="080808"/>
        </w:rPr>
        <w:t xml:space="preserve">(text: </w:t>
      </w:r>
      <w:r w:rsidRPr="008E644C">
        <w:rPr>
          <w:color w:val="000000"/>
        </w:rPr>
        <w:t>lk</w:t>
      </w:r>
      <w:r w:rsidRPr="008E644C">
        <w:rPr>
          <w:color w:val="080808"/>
        </w:rPr>
        <w:t>.</w:t>
      </w:r>
      <w:r w:rsidRPr="008E644C">
        <w:rPr>
          <w:color w:val="871094"/>
        </w:rPr>
        <w:t>soluong</w:t>
      </w:r>
      <w:r w:rsidRPr="008E644C">
        <w:rPr>
          <w:color w:val="080808"/>
        </w:rPr>
        <w:t>.toString());</w:t>
      </w:r>
      <w:r w:rsidRPr="008E644C">
        <w:rPr>
          <w:color w:val="080808"/>
        </w:rPr>
        <w:br/>
      </w:r>
      <w:r w:rsidRPr="008E644C">
        <w:rPr>
          <w:color w:val="080808"/>
        </w:rPr>
        <w:br/>
        <w:t xml:space="preserve">                    </w:t>
      </w:r>
      <w:r w:rsidRPr="008E644C">
        <w:rPr>
          <w:color w:val="0033B3"/>
        </w:rPr>
        <w:t xml:space="preserve">await </w:t>
      </w:r>
      <w:r w:rsidRPr="008E644C">
        <w:rPr>
          <w:color w:val="080808"/>
        </w:rPr>
        <w:t>showDialog(</w:t>
      </w:r>
      <w:r w:rsidRPr="008E644C">
        <w:rPr>
          <w:color w:val="080808"/>
        </w:rPr>
        <w:br/>
        <w:t xml:space="preserve">                      context: context,</w:t>
      </w:r>
      <w:r w:rsidRPr="008E644C">
        <w:rPr>
          <w:color w:val="080808"/>
        </w:rPr>
        <w:br/>
        <w:t xml:space="preserve">                      builder: (_) =&gt; </w:t>
      </w:r>
      <w:r w:rsidRPr="008E644C">
        <w:rPr>
          <w:color w:val="2196F3"/>
        </w:rPr>
        <w:t>AlertDialog</w:t>
      </w:r>
      <w:r w:rsidRPr="008E644C">
        <w:rPr>
          <w:color w:val="080808"/>
        </w:rPr>
        <w:t>(</w:t>
      </w:r>
      <w:r w:rsidRPr="008E644C">
        <w:rPr>
          <w:color w:val="080808"/>
        </w:rPr>
        <w:br/>
        <w:t xml:space="preserve">                        title: </w:t>
      </w:r>
      <w:r w:rsidRPr="008E644C">
        <w:rPr>
          <w:color w:val="2196F3"/>
        </w:rPr>
        <w:t>Text</w:t>
      </w:r>
      <w:r w:rsidRPr="008E644C">
        <w:rPr>
          <w:color w:val="080808"/>
        </w:rPr>
        <w:t>(</w:t>
      </w:r>
      <w:r w:rsidRPr="008E644C">
        <w:rPr>
          <w:color w:val="067D17"/>
        </w:rPr>
        <w:t xml:space="preserve">'Sửa </w:t>
      </w:r>
      <w:r w:rsidRPr="008E644C">
        <w:rPr>
          <w:color w:val="080808"/>
        </w:rPr>
        <w:t>${</w:t>
      </w:r>
      <w:r w:rsidRPr="008E644C">
        <w:rPr>
          <w:color w:val="000000"/>
        </w:rPr>
        <w:t>lk</w:t>
      </w:r>
      <w:r w:rsidRPr="008E644C">
        <w:rPr>
          <w:color w:val="080808"/>
        </w:rPr>
        <w:t>.</w:t>
      </w:r>
      <w:r w:rsidRPr="008E644C">
        <w:rPr>
          <w:color w:val="871094"/>
        </w:rPr>
        <w:t>name</w:t>
      </w:r>
      <w:r w:rsidRPr="008E644C">
        <w:rPr>
          <w:color w:val="080808"/>
        </w:rPr>
        <w:t>}</w:t>
      </w:r>
      <w:r w:rsidRPr="008E644C">
        <w:rPr>
          <w:color w:val="067D17"/>
        </w:rPr>
        <w:t>'</w:t>
      </w:r>
      <w:r w:rsidRPr="008E644C">
        <w:rPr>
          <w:color w:val="080808"/>
        </w:rPr>
        <w:t>),</w:t>
      </w:r>
      <w:r w:rsidRPr="008E644C">
        <w:rPr>
          <w:color w:val="080808"/>
        </w:rPr>
        <w:br/>
        <w:t xml:space="preserve">                        content: </w:t>
      </w:r>
      <w:r w:rsidRPr="008E644C">
        <w:rPr>
          <w:color w:val="2196F3"/>
        </w:rPr>
        <w:t>Column</w:t>
      </w:r>
      <w:r w:rsidRPr="008E644C">
        <w:rPr>
          <w:color w:val="080808"/>
        </w:rPr>
        <w:t>(</w:t>
      </w:r>
      <w:r w:rsidRPr="008E644C">
        <w:rPr>
          <w:color w:val="080808"/>
        </w:rPr>
        <w:br/>
      </w:r>
      <w:r w:rsidRPr="008E644C">
        <w:rPr>
          <w:color w:val="080808"/>
        </w:rPr>
        <w:lastRenderedPageBreak/>
        <w:t xml:space="preserve">                          mainAxisSize: </w:t>
      </w:r>
      <w:r w:rsidRPr="008E644C">
        <w:rPr>
          <w:color w:val="000000"/>
        </w:rPr>
        <w:t>MainAxisSize</w:t>
      </w:r>
      <w:r w:rsidRPr="008E644C">
        <w:rPr>
          <w:color w:val="080808"/>
        </w:rPr>
        <w:t>.</w:t>
      </w:r>
      <w:r w:rsidRPr="008E644C">
        <w:rPr>
          <w:color w:val="871094"/>
        </w:rPr>
        <w:t>min</w:t>
      </w:r>
      <w:r w:rsidRPr="008E644C">
        <w:rPr>
          <w:color w:val="080808"/>
        </w:rPr>
        <w:t>,</w:t>
      </w:r>
      <w:r w:rsidRPr="008E644C">
        <w:rPr>
          <w:color w:val="080808"/>
        </w:rPr>
        <w:br/>
        <w:t xml:space="preserve">                          children: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giaController</w:t>
      </w:r>
      <w:r w:rsidRPr="008E644C">
        <w:rPr>
          <w:color w:val="080808"/>
        </w:rPr>
        <w:t>,</w:t>
      </w:r>
      <w:r w:rsidRPr="008E644C">
        <w:rPr>
          <w:color w:val="080808"/>
        </w:rPr>
        <w:br/>
        <w:t xml:space="preserve">                              decoration:</w:t>
      </w:r>
      <w:r w:rsidRPr="008E644C">
        <w:rPr>
          <w:color w:val="080808"/>
        </w:rPr>
        <w:br/>
        <w:t xml:space="preserve">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'Giá (VNĐ)'</w:t>
      </w:r>
      <w:r w:rsidRPr="008E644C">
        <w:rPr>
          <w:color w:val="080808"/>
        </w:rPr>
        <w:t>),</w:t>
      </w:r>
      <w:r w:rsidRPr="008E644C">
        <w:rPr>
          <w:color w:val="080808"/>
        </w:rPr>
        <w:br/>
        <w:t xml:space="preserve">                              keyboardType: </w:t>
      </w:r>
      <w:r w:rsidRPr="008E644C">
        <w:rPr>
          <w:color w:val="000000"/>
        </w:rPr>
        <w:t>TextInputType</w:t>
      </w:r>
      <w:r w:rsidRPr="008E644C">
        <w:rPr>
          <w:color w:val="080808"/>
        </w:rPr>
        <w:t>.</w:t>
      </w:r>
      <w:r w:rsidRPr="008E644C">
        <w:rPr>
          <w:i/>
          <w:iCs/>
          <w:color w:val="871094"/>
        </w:rPr>
        <w:t>number</w:t>
      </w:r>
      <w:r w:rsidRPr="008E644C">
        <w:rPr>
          <w:color w:val="080808"/>
        </w:rPr>
        <w:t>,</w:t>
      </w:r>
      <w:r w:rsidRPr="008E644C">
        <w:rPr>
          <w:color w:val="080808"/>
        </w:rPr>
        <w:br/>
        <w:t xml:space="preserve">                            ),</w:t>
      </w:r>
      <w:r w:rsidRPr="008E644C">
        <w:rPr>
          <w:color w:val="080808"/>
        </w:rPr>
        <w:br/>
        <w:t xml:space="preserve">                            </w:t>
      </w:r>
      <w:r w:rsidRPr="008E644C">
        <w:rPr>
          <w:color w:val="2196F3"/>
        </w:rPr>
        <w:t>TextField</w:t>
      </w:r>
      <w:r w:rsidRPr="008E644C">
        <w:rPr>
          <w:color w:val="080808"/>
        </w:rPr>
        <w:t>(</w:t>
      </w:r>
      <w:r w:rsidRPr="008E644C">
        <w:rPr>
          <w:color w:val="080808"/>
        </w:rPr>
        <w:br/>
        <w:t xml:space="preserve">                              controller: </w:t>
      </w:r>
      <w:r w:rsidRPr="008E644C">
        <w:rPr>
          <w:color w:val="000000"/>
        </w:rPr>
        <w:t>soluongController</w:t>
      </w:r>
      <w:r w:rsidRPr="008E644C">
        <w:rPr>
          <w:color w:val="080808"/>
        </w:rPr>
        <w:t>,</w:t>
      </w:r>
      <w:r w:rsidRPr="008E644C">
        <w:rPr>
          <w:color w:val="080808"/>
        </w:rPr>
        <w:br/>
        <w:t xml:space="preserve">                              decoration:</w:t>
      </w:r>
      <w:r w:rsidRPr="008E644C">
        <w:rPr>
          <w:color w:val="080808"/>
        </w:rPr>
        <w:br/>
        <w:t xml:space="preserve">                              </w:t>
      </w:r>
      <w:r w:rsidRPr="008E644C">
        <w:rPr>
          <w:color w:val="0033B3"/>
        </w:rPr>
        <w:t xml:space="preserve">const </w:t>
      </w:r>
      <w:r w:rsidRPr="008E644C">
        <w:rPr>
          <w:color w:val="2196F3"/>
        </w:rPr>
        <w:t>InputDecoration</w:t>
      </w:r>
      <w:r w:rsidRPr="008E644C">
        <w:rPr>
          <w:color w:val="080808"/>
        </w:rPr>
        <w:t xml:space="preserve">(labelText: </w:t>
      </w:r>
      <w:r w:rsidRPr="008E644C">
        <w:rPr>
          <w:color w:val="067D17"/>
        </w:rPr>
        <w:t>'Số lượng'</w:t>
      </w:r>
      <w:r w:rsidRPr="008E644C">
        <w:rPr>
          <w:color w:val="080808"/>
        </w:rPr>
        <w:t>),</w:t>
      </w:r>
      <w:r w:rsidRPr="008E644C">
        <w:rPr>
          <w:color w:val="080808"/>
        </w:rPr>
        <w:br/>
        <w:t xml:space="preserve">                              keyboardType: </w:t>
      </w:r>
      <w:r w:rsidRPr="008E644C">
        <w:rPr>
          <w:color w:val="000000"/>
        </w:rPr>
        <w:t>TextInputType</w:t>
      </w:r>
      <w:r w:rsidRPr="008E644C">
        <w:rPr>
          <w:color w:val="080808"/>
        </w:rPr>
        <w:t>.</w:t>
      </w:r>
      <w:r w:rsidRPr="008E644C">
        <w:rPr>
          <w:i/>
          <w:iCs/>
          <w:color w:val="871094"/>
        </w:rPr>
        <w:t>number</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actions: [</w:t>
      </w:r>
      <w:r w:rsidRPr="008E644C">
        <w:rPr>
          <w:color w:val="080808"/>
        </w:rPr>
        <w:br/>
        <w:t xml:space="preserve">                          </w:t>
      </w:r>
      <w:r w:rsidRPr="008E644C">
        <w:rPr>
          <w:color w:val="2196F3"/>
        </w:rPr>
        <w:t>TextButton</w:t>
      </w:r>
      <w:r w:rsidRPr="008E644C">
        <w:rPr>
          <w:color w:val="080808"/>
        </w:rPr>
        <w:t>(</w:t>
      </w:r>
      <w:r w:rsidRPr="008E644C">
        <w:rPr>
          <w:color w:val="080808"/>
        </w:rPr>
        <w:br/>
        <w:t xml:space="preserve">                              onPressed: () =&gt; </w:t>
      </w:r>
      <w:r w:rsidRPr="008E644C">
        <w:rPr>
          <w:color w:val="000000"/>
        </w:rPr>
        <w:t>Navigator</w:t>
      </w:r>
      <w:r w:rsidRPr="008E644C">
        <w:rPr>
          <w:color w:val="080808"/>
        </w:rPr>
        <w:t>.</w:t>
      </w:r>
      <w:r w:rsidRPr="008E644C">
        <w:rPr>
          <w:i/>
          <w:iCs/>
          <w:color w:val="00627A"/>
        </w:rPr>
        <w:t>pop</w:t>
      </w:r>
      <w:r w:rsidRPr="008E644C">
        <w:rPr>
          <w:color w:val="080808"/>
        </w:rPr>
        <w:t>(context),</w:t>
      </w:r>
      <w:r w:rsidRPr="008E644C">
        <w:rPr>
          <w:color w:val="080808"/>
        </w:rPr>
        <w:br/>
        <w:t xml:space="preserve">                              child: </w:t>
      </w:r>
      <w:r w:rsidRPr="008E644C">
        <w:rPr>
          <w:color w:val="0033B3"/>
        </w:rPr>
        <w:t xml:space="preserve">const </w:t>
      </w:r>
      <w:r w:rsidRPr="008E644C">
        <w:rPr>
          <w:color w:val="2196F3"/>
        </w:rPr>
        <w:t>Text</w:t>
      </w:r>
      <w:r w:rsidRPr="008E644C">
        <w:rPr>
          <w:color w:val="080808"/>
        </w:rPr>
        <w:t>(</w:t>
      </w:r>
      <w:r w:rsidRPr="008E644C">
        <w:rPr>
          <w:color w:val="067D17"/>
        </w:rPr>
        <w:t>'Hủy'</w:t>
      </w:r>
      <w:r w:rsidRPr="008E644C">
        <w:rPr>
          <w:color w:val="080808"/>
        </w:rPr>
        <w:t>)),</w:t>
      </w:r>
      <w:r w:rsidRPr="008E644C">
        <w:rPr>
          <w:color w:val="080808"/>
        </w:rPr>
        <w:br/>
        <w:t xml:space="preserve">                          </w:t>
      </w:r>
      <w:r w:rsidRPr="008E644C">
        <w:rPr>
          <w:color w:val="2196F3"/>
        </w:rPr>
        <w:t>ElevatedButton</w:t>
      </w:r>
      <w:r w:rsidRPr="008E644C">
        <w:rPr>
          <w:color w:val="080808"/>
        </w:rPr>
        <w:t>(</w:t>
      </w:r>
      <w:r w:rsidRPr="008E644C">
        <w:rPr>
          <w:color w:val="080808"/>
        </w:rPr>
        <w:br/>
        <w:t xml:space="preserve">                            onPressed: ()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final </w:t>
      </w:r>
      <w:r w:rsidRPr="008E644C">
        <w:rPr>
          <w:color w:val="000000"/>
        </w:rPr>
        <w:t xml:space="preserve">updated </w:t>
      </w:r>
      <w:r w:rsidRPr="008E644C">
        <w:rPr>
          <w:color w:val="080808"/>
        </w:rPr>
        <w:t xml:space="preserve">= </w:t>
      </w:r>
      <w:r w:rsidRPr="008E644C">
        <w:rPr>
          <w:color w:val="000000"/>
        </w:rPr>
        <w:t>lk</w:t>
      </w:r>
      <w:r w:rsidRPr="008E644C">
        <w:rPr>
          <w:color w:val="080808"/>
        </w:rPr>
        <w:t>.copyWith(</w:t>
      </w:r>
      <w:r w:rsidRPr="008E644C">
        <w:rPr>
          <w:color w:val="080808"/>
        </w:rPr>
        <w:br/>
        <w:t xml:space="preserve">                                gia: </w:t>
      </w:r>
      <w:r w:rsidRPr="008E644C">
        <w:rPr>
          <w:color w:val="000000"/>
        </w:rPr>
        <w:t>double</w:t>
      </w:r>
      <w:r w:rsidRPr="008E644C">
        <w:rPr>
          <w:color w:val="080808"/>
        </w:rPr>
        <w:t>.</w:t>
      </w:r>
      <w:r w:rsidRPr="008E644C">
        <w:rPr>
          <w:i/>
          <w:iCs/>
          <w:color w:val="00627A"/>
        </w:rPr>
        <w:t>tryParse</w:t>
      </w:r>
      <w:r w:rsidRPr="008E644C">
        <w:rPr>
          <w:color w:val="080808"/>
        </w:rPr>
        <w:t>(</w:t>
      </w:r>
      <w:r w:rsidRPr="008E644C">
        <w:rPr>
          <w:color w:val="000000"/>
        </w:rPr>
        <w:t>giaController</w:t>
      </w:r>
      <w:r w:rsidRPr="008E644C">
        <w:rPr>
          <w:color w:val="080808"/>
        </w:rPr>
        <w:t>.</w:t>
      </w:r>
      <w:r w:rsidRPr="008E644C">
        <w:rPr>
          <w:color w:val="871094"/>
        </w:rPr>
        <w:t>text</w:t>
      </w:r>
      <w:r w:rsidRPr="008E644C">
        <w:rPr>
          <w:color w:val="080808"/>
        </w:rPr>
        <w:t xml:space="preserve">) ?? </w:t>
      </w:r>
      <w:r w:rsidRPr="008E644C">
        <w:rPr>
          <w:color w:val="000000"/>
        </w:rPr>
        <w:t>lk</w:t>
      </w:r>
      <w:r w:rsidRPr="008E644C">
        <w:rPr>
          <w:color w:val="080808"/>
        </w:rPr>
        <w:t>.</w:t>
      </w:r>
      <w:r w:rsidRPr="008E644C">
        <w:rPr>
          <w:color w:val="871094"/>
        </w:rPr>
        <w:t>gia</w:t>
      </w:r>
      <w:r w:rsidRPr="008E644C">
        <w:rPr>
          <w:color w:val="080808"/>
        </w:rPr>
        <w:t>,</w:t>
      </w:r>
      <w:r w:rsidRPr="008E644C">
        <w:rPr>
          <w:color w:val="080808"/>
        </w:rPr>
        <w:br/>
        <w:t xml:space="preserve">                                soluong: </w:t>
      </w:r>
      <w:r w:rsidRPr="008E644C">
        <w:rPr>
          <w:color w:val="000000"/>
        </w:rPr>
        <w:t>int</w:t>
      </w:r>
      <w:r w:rsidRPr="008E644C">
        <w:rPr>
          <w:color w:val="080808"/>
        </w:rPr>
        <w:t>.</w:t>
      </w:r>
      <w:r w:rsidRPr="008E644C">
        <w:rPr>
          <w:i/>
          <w:iCs/>
          <w:color w:val="00627A"/>
        </w:rPr>
        <w:t>tryParse</w:t>
      </w:r>
      <w:r w:rsidRPr="008E644C">
        <w:rPr>
          <w:color w:val="080808"/>
        </w:rPr>
        <w:t>(</w:t>
      </w:r>
      <w:r w:rsidRPr="008E644C">
        <w:rPr>
          <w:color w:val="000000"/>
        </w:rPr>
        <w:t>soluongController</w:t>
      </w:r>
      <w:r w:rsidRPr="008E644C">
        <w:rPr>
          <w:color w:val="080808"/>
        </w:rPr>
        <w:t>.</w:t>
      </w:r>
      <w:r w:rsidRPr="008E644C">
        <w:rPr>
          <w:color w:val="871094"/>
        </w:rPr>
        <w:t>text</w:t>
      </w:r>
      <w:r w:rsidRPr="008E644C">
        <w:rPr>
          <w:color w:val="080808"/>
        </w:rPr>
        <w:t>) ??</w:t>
      </w:r>
      <w:r w:rsidRPr="008E644C">
        <w:rPr>
          <w:color w:val="080808"/>
        </w:rPr>
        <w:br/>
        <w:t xml:space="preserve">                                    </w:t>
      </w:r>
      <w:r w:rsidRPr="008E644C">
        <w:rPr>
          <w:color w:val="000000"/>
        </w:rPr>
        <w:t>lk</w:t>
      </w:r>
      <w:r w:rsidRPr="008E644C">
        <w:rPr>
          <w:color w:val="080808"/>
        </w:rPr>
        <w:t>.</w:t>
      </w:r>
      <w:r w:rsidRPr="008E644C">
        <w:rPr>
          <w:color w:val="871094"/>
        </w:rPr>
        <w:t>soluong</w:t>
      </w:r>
      <w:r w:rsidRPr="008E644C">
        <w:rPr>
          <w:color w:val="080808"/>
        </w:rPr>
        <w:t>,</w:t>
      </w:r>
      <w:r w:rsidRPr="008E644C">
        <w:rPr>
          <w:color w:val="080808"/>
        </w:rPr>
        <w:br/>
        <w:t xml:space="preserve">                              );</w:t>
      </w:r>
      <w:r w:rsidRPr="008E644C">
        <w:rPr>
          <w:color w:val="080808"/>
        </w:rPr>
        <w:br/>
        <w:t xml:space="preserve">                              </w:t>
      </w:r>
      <w:r w:rsidRPr="008E644C">
        <w:rPr>
          <w:color w:val="0033B3"/>
        </w:rPr>
        <w:t xml:space="preserve">await </w:t>
      </w:r>
      <w:r w:rsidRPr="008E644C">
        <w:rPr>
          <w:color w:val="000000"/>
        </w:rPr>
        <w:t>LinhkienDatabaseHelper</w:t>
      </w:r>
      <w:r w:rsidRPr="008E644C">
        <w:rPr>
          <w:color w:val="080808"/>
        </w:rPr>
        <w:t>.</w:t>
      </w:r>
      <w:r w:rsidRPr="008E644C">
        <w:rPr>
          <w:i/>
          <w:iCs/>
          <w:color w:val="871094"/>
        </w:rPr>
        <w:t>instance</w:t>
      </w:r>
      <w:r w:rsidRPr="008E644C">
        <w:rPr>
          <w:i/>
          <w:iCs/>
          <w:color w:val="871094"/>
        </w:rPr>
        <w:br/>
        <w:t xml:space="preserve">                                  </w:t>
      </w:r>
      <w:r w:rsidRPr="008E644C">
        <w:rPr>
          <w:color w:val="080808"/>
        </w:rPr>
        <w:t>.updateLinhKien(</w:t>
      </w:r>
      <w:r w:rsidRPr="008E644C">
        <w:rPr>
          <w:color w:val="000000"/>
        </w:rPr>
        <w:t>updated</w:t>
      </w:r>
      <w:r w:rsidRPr="008E644C">
        <w:rPr>
          <w:color w:val="080808"/>
        </w:rPr>
        <w:t>);</w:t>
      </w:r>
      <w:r w:rsidRPr="008E644C">
        <w:rPr>
          <w:color w:val="080808"/>
        </w:rPr>
        <w:br/>
        <w:t xml:space="preserve">                              </w:t>
      </w:r>
      <w:r w:rsidRPr="008E644C">
        <w:rPr>
          <w:color w:val="000000"/>
        </w:rPr>
        <w:t>Navigator</w:t>
      </w:r>
      <w:r w:rsidRPr="008E644C">
        <w:rPr>
          <w:color w:val="080808"/>
        </w:rPr>
        <w:t>.</w:t>
      </w:r>
      <w:r w:rsidRPr="008E644C">
        <w:rPr>
          <w:i/>
          <w:iCs/>
          <w:color w:val="00627A"/>
        </w:rPr>
        <w:t>pop</w:t>
      </w:r>
      <w:r w:rsidRPr="008E644C">
        <w:rPr>
          <w:color w:val="080808"/>
        </w:rPr>
        <w:t>(context);</w:t>
      </w:r>
      <w:r w:rsidRPr="008E644C">
        <w:rPr>
          <w:color w:val="080808"/>
        </w:rPr>
        <w:br/>
        <w:t xml:space="preserve">                              </w:t>
      </w:r>
      <w:r w:rsidRPr="008E644C">
        <w:rPr>
          <w:color w:val="0033B3"/>
        </w:rPr>
        <w:t xml:space="preserve">await </w:t>
      </w:r>
      <w:r w:rsidRPr="008E644C">
        <w:rPr>
          <w:color w:val="080808"/>
        </w:rPr>
        <w:t>_filterByCategory(</w:t>
      </w:r>
      <w:r w:rsidRPr="008E644C">
        <w:rPr>
          <w:color w:val="871094"/>
        </w:rPr>
        <w:t>selectedCategoryId</w:t>
      </w:r>
      <w:r w:rsidRPr="008E644C">
        <w:rPr>
          <w:color w:val="080808"/>
        </w:rPr>
        <w:t>);</w:t>
      </w:r>
      <w:r w:rsidRPr="008E644C">
        <w:rPr>
          <w:color w:val="080808"/>
        </w:rPr>
        <w:br/>
        <w:t xml:space="preserve">                            },</w:t>
      </w:r>
      <w:r w:rsidRPr="008E644C">
        <w:rPr>
          <w:color w:val="080808"/>
        </w:rPr>
        <w:br/>
        <w:t xml:space="preserve">                            child: </w:t>
      </w:r>
      <w:r w:rsidRPr="008E644C">
        <w:rPr>
          <w:color w:val="0033B3"/>
        </w:rPr>
        <w:t xml:space="preserve">const </w:t>
      </w:r>
      <w:r w:rsidRPr="008E644C">
        <w:rPr>
          <w:color w:val="2196F3"/>
        </w:rPr>
        <w:t>Text</w:t>
      </w:r>
      <w:r w:rsidRPr="008E644C">
        <w:rPr>
          <w:color w:val="080808"/>
        </w:rPr>
        <w:t>(</w:t>
      </w:r>
      <w:r w:rsidRPr="008E644C">
        <w:rPr>
          <w:color w:val="067D17"/>
        </w:rPr>
        <w:t>'Lưu'</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onDelete: () </w:t>
      </w:r>
      <w:r w:rsidRPr="008E644C">
        <w:rPr>
          <w:color w:val="0033B3"/>
        </w:rPr>
        <w:t xml:space="preserve">async </w:t>
      </w:r>
      <w:r w:rsidRPr="008E644C">
        <w:rPr>
          <w:color w:val="080808"/>
        </w:rPr>
        <w:t>{</w:t>
      </w:r>
      <w:r w:rsidRPr="008E644C">
        <w:rPr>
          <w:color w:val="080808"/>
        </w:rPr>
        <w:br/>
        <w:t xml:space="preserve">                    </w:t>
      </w:r>
      <w:r w:rsidRPr="008E644C">
        <w:rPr>
          <w:color w:val="0033B3"/>
        </w:rPr>
        <w:t xml:space="preserve">await </w:t>
      </w:r>
      <w:r w:rsidRPr="008E644C">
        <w:rPr>
          <w:color w:val="000000"/>
        </w:rPr>
        <w:t>LinhkienDatabaseHelper</w:t>
      </w:r>
      <w:r w:rsidRPr="008E644C">
        <w:rPr>
          <w:color w:val="080808"/>
        </w:rPr>
        <w:t>.</w:t>
      </w:r>
      <w:r w:rsidRPr="008E644C">
        <w:rPr>
          <w:i/>
          <w:iCs/>
          <w:color w:val="871094"/>
        </w:rPr>
        <w:t>instance</w:t>
      </w:r>
      <w:r w:rsidRPr="008E644C">
        <w:rPr>
          <w:color w:val="080808"/>
        </w:rPr>
        <w:t>.deleteLinhKien(</w:t>
      </w:r>
      <w:r w:rsidRPr="008E644C">
        <w:rPr>
          <w:color w:val="000000"/>
        </w:rPr>
        <w:t>lk</w:t>
      </w:r>
      <w:r w:rsidRPr="008E644C">
        <w:rPr>
          <w:color w:val="080808"/>
        </w:rPr>
        <w:t>.</w:t>
      </w:r>
      <w:r w:rsidRPr="008E644C">
        <w:rPr>
          <w:color w:val="871094"/>
        </w:rPr>
        <w:t>id</w:t>
      </w:r>
      <w:r w:rsidRPr="008E644C">
        <w:rPr>
          <w:color w:val="080808"/>
        </w:rPr>
        <w:t>!);</w:t>
      </w:r>
      <w:r w:rsidRPr="008E644C">
        <w:rPr>
          <w:color w:val="080808"/>
        </w:rPr>
        <w:br/>
        <w:t xml:space="preserve">                    </w:t>
      </w:r>
      <w:r w:rsidRPr="008E644C">
        <w:rPr>
          <w:color w:val="0033B3"/>
        </w:rPr>
        <w:t xml:space="preserve">await </w:t>
      </w:r>
      <w:r w:rsidRPr="008E644C">
        <w:rPr>
          <w:color w:val="080808"/>
        </w:rPr>
        <w:t>_filterByCategory(</w:t>
      </w:r>
      <w:r w:rsidRPr="008E644C">
        <w:rPr>
          <w:color w:val="871094"/>
        </w:rPr>
        <w:t>selectedCategoryId</w:t>
      </w:r>
      <w:r w:rsidRPr="008E644C">
        <w:rPr>
          <w:color w:val="080808"/>
        </w:rPr>
        <w:t>);</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r>
      <w:r w:rsidRPr="008E644C">
        <w:rPr>
          <w:color w:val="080808"/>
        </w:rPr>
        <w:lastRenderedPageBreak/>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 xml:space="preserve">  }</w:t>
      </w:r>
      <w:r w:rsidRPr="008E644C">
        <w:rPr>
          <w:color w:val="080808"/>
        </w:rPr>
        <w:br/>
        <w:t>}</w:t>
      </w:r>
    </w:p>
    <w:p w14:paraId="3E77C25B" w14:textId="0EDB016D" w:rsidR="00C64C60" w:rsidRDefault="00C64C60" w:rsidP="00A15302">
      <w:pPr>
        <w:rPr>
          <w:rFonts w:asciiTheme="majorHAnsi" w:eastAsia="Times New Roman" w:hAnsiTheme="majorHAnsi" w:cstheme="majorHAnsi"/>
          <w:color w:val="000000" w:themeColor="text1"/>
          <w:sz w:val="28"/>
          <w:szCs w:val="28"/>
          <w:shd w:val="clear" w:color="auto" w:fill="FFFFFF"/>
        </w:rPr>
      </w:pPr>
    </w:p>
    <w:p w14:paraId="2DE2FEE0" w14:textId="25A74B5E" w:rsidR="003C563D" w:rsidRPr="00F23D67" w:rsidRDefault="003C563D" w:rsidP="00F23D67">
      <w:pPr>
        <w:ind w:left="810"/>
        <w:rPr>
          <w:rFonts w:ascii="Times New Roman" w:eastAsia="Times New Roman" w:hAnsi="Times New Roman" w:cs="Times New Roman"/>
          <w:color w:val="000000" w:themeColor="text1"/>
          <w:sz w:val="28"/>
          <w:szCs w:val="28"/>
          <w:shd w:val="clear" w:color="auto" w:fill="FFFFFF"/>
        </w:rPr>
      </w:pPr>
      <w:r w:rsidRPr="00F23D67">
        <w:rPr>
          <w:rFonts w:ascii="Times New Roman" w:eastAsia="Times New Roman" w:hAnsi="Times New Roman" w:cs="Times New Roman"/>
          <w:color w:val="000000" w:themeColor="text1"/>
          <w:sz w:val="28"/>
          <w:szCs w:val="28"/>
          <w:shd w:val="clear" w:color="auto" w:fill="FFFFFF"/>
        </w:rPr>
        <w:t>Card:</w:t>
      </w:r>
    </w:p>
    <w:p w14:paraId="1F50F0D0" w14:textId="77777777" w:rsidR="00C864C7" w:rsidRDefault="00C864C7" w:rsidP="00F23D67">
      <w:pPr>
        <w:pStyle w:val="HTMLPreformatted"/>
        <w:shd w:val="clear" w:color="auto" w:fill="FFFFFF"/>
        <w:ind w:left="810"/>
        <w:rPr>
          <w:color w:val="080808"/>
        </w:rPr>
      </w:pPr>
      <w:r>
        <w:rPr>
          <w:color w:val="0033B3"/>
        </w:rPr>
        <w:t xml:space="preserve">import </w:t>
      </w:r>
      <w:r>
        <w:rPr>
          <w:color w:val="067D17"/>
        </w:rPr>
        <w:t>'package:flutter/material.dart'</w:t>
      </w:r>
      <w:r>
        <w:rPr>
          <w:color w:val="080808"/>
        </w:rPr>
        <w:t>;</w:t>
      </w:r>
      <w:r>
        <w:rPr>
          <w:color w:val="080808"/>
        </w:rPr>
        <w:br/>
      </w:r>
      <w:r>
        <w:rPr>
          <w:color w:val="0033B3"/>
        </w:rPr>
        <w:t xml:space="preserve">import </w:t>
      </w:r>
      <w:r>
        <w:rPr>
          <w:color w:val="067D17"/>
        </w:rPr>
        <w:t>'../model/linhkien.dart'</w:t>
      </w:r>
      <w:r>
        <w:rPr>
          <w:color w:val="080808"/>
        </w:rPr>
        <w:t>;</w:t>
      </w:r>
      <w:r>
        <w:rPr>
          <w:color w:val="080808"/>
        </w:rPr>
        <w:br/>
      </w:r>
      <w:r>
        <w:rPr>
          <w:color w:val="080808"/>
        </w:rPr>
        <w:br/>
      </w:r>
      <w:r>
        <w:rPr>
          <w:color w:val="0033B3"/>
        </w:rPr>
        <w:t xml:space="preserve">class </w:t>
      </w:r>
      <w:r>
        <w:rPr>
          <w:color w:val="000000"/>
        </w:rPr>
        <w:t xml:space="preserve">ComponentCard </w:t>
      </w:r>
      <w:r>
        <w:rPr>
          <w:color w:val="0033B3"/>
        </w:rPr>
        <w:t xml:space="preserve">extends </w:t>
      </w:r>
      <w:r>
        <w:rPr>
          <w:color w:val="000000"/>
        </w:rPr>
        <w:t xml:space="preserve">StatelessWidget </w:t>
      </w:r>
      <w:r>
        <w:rPr>
          <w:color w:val="080808"/>
        </w:rPr>
        <w:t>{</w:t>
      </w:r>
      <w:r>
        <w:rPr>
          <w:color w:val="080808"/>
        </w:rPr>
        <w:br/>
        <w:t xml:space="preserve">  </w:t>
      </w:r>
      <w:r>
        <w:rPr>
          <w:color w:val="0033B3"/>
        </w:rPr>
        <w:t xml:space="preserve">final </w:t>
      </w:r>
      <w:r>
        <w:rPr>
          <w:color w:val="000000"/>
        </w:rPr>
        <w:t xml:space="preserve">Component </w:t>
      </w:r>
      <w:r>
        <w:rPr>
          <w:color w:val="871094"/>
        </w:rPr>
        <w:t>linhkien</w:t>
      </w:r>
      <w:r>
        <w:rPr>
          <w:color w:val="080808"/>
        </w:rPr>
        <w:t>;</w:t>
      </w:r>
      <w:r>
        <w:rPr>
          <w:color w:val="080808"/>
        </w:rPr>
        <w:br/>
        <w:t xml:space="preserve">  </w:t>
      </w:r>
      <w:r>
        <w:rPr>
          <w:color w:val="0033B3"/>
        </w:rPr>
        <w:t xml:space="preserve">final </w:t>
      </w:r>
      <w:r>
        <w:rPr>
          <w:color w:val="000000"/>
        </w:rPr>
        <w:t>String</w:t>
      </w:r>
      <w:r>
        <w:rPr>
          <w:color w:val="080808"/>
        </w:rPr>
        <w:t xml:space="preserve">? </w:t>
      </w:r>
      <w:r>
        <w:rPr>
          <w:color w:val="871094"/>
        </w:rPr>
        <w:t>categoryName</w:t>
      </w:r>
      <w:r>
        <w:rPr>
          <w:color w:val="080808"/>
        </w:rPr>
        <w:t>;</w:t>
      </w:r>
      <w:r>
        <w:rPr>
          <w:color w:val="080808"/>
        </w:rPr>
        <w:br/>
        <w:t xml:space="preserve">  </w:t>
      </w:r>
      <w:r>
        <w:rPr>
          <w:color w:val="0033B3"/>
        </w:rPr>
        <w:t xml:space="preserve">final </w:t>
      </w:r>
      <w:r>
        <w:rPr>
          <w:color w:val="000000"/>
        </w:rPr>
        <w:t>VoidCallback</w:t>
      </w:r>
      <w:r>
        <w:rPr>
          <w:color w:val="080808"/>
        </w:rPr>
        <w:t xml:space="preserve">? </w:t>
      </w:r>
      <w:r>
        <w:rPr>
          <w:color w:val="871094"/>
        </w:rPr>
        <w:t>onTap</w:t>
      </w:r>
      <w:r>
        <w:rPr>
          <w:color w:val="080808"/>
        </w:rPr>
        <w:t>;</w:t>
      </w:r>
      <w:r>
        <w:rPr>
          <w:color w:val="080808"/>
        </w:rPr>
        <w:br/>
        <w:t xml:space="preserve">  </w:t>
      </w:r>
      <w:r>
        <w:rPr>
          <w:color w:val="0033B3"/>
        </w:rPr>
        <w:t xml:space="preserve">final </w:t>
      </w:r>
      <w:r>
        <w:rPr>
          <w:color w:val="000000"/>
        </w:rPr>
        <w:t>VoidCallback</w:t>
      </w:r>
      <w:r>
        <w:rPr>
          <w:color w:val="080808"/>
        </w:rPr>
        <w:t xml:space="preserve">? </w:t>
      </w:r>
      <w:r>
        <w:rPr>
          <w:color w:val="871094"/>
        </w:rPr>
        <w:t>onDelete</w:t>
      </w:r>
      <w:r>
        <w:rPr>
          <w:color w:val="080808"/>
        </w:rPr>
        <w:t>;</w:t>
      </w:r>
      <w:r>
        <w:rPr>
          <w:color w:val="080808"/>
        </w:rPr>
        <w:br/>
        <w:t xml:space="preserve">  </w:t>
      </w:r>
      <w:r>
        <w:rPr>
          <w:color w:val="0033B3"/>
        </w:rPr>
        <w:t xml:space="preserve">final </w:t>
      </w:r>
      <w:r>
        <w:rPr>
          <w:color w:val="000000"/>
        </w:rPr>
        <w:t>VoidCallback</w:t>
      </w:r>
      <w:r>
        <w:rPr>
          <w:color w:val="080808"/>
        </w:rPr>
        <w:t xml:space="preserve">? </w:t>
      </w:r>
      <w:r>
        <w:rPr>
          <w:color w:val="871094"/>
        </w:rPr>
        <w:t>onEdit</w:t>
      </w:r>
      <w:r>
        <w:rPr>
          <w:color w:val="080808"/>
        </w:rPr>
        <w:t>;</w:t>
      </w:r>
      <w:r>
        <w:rPr>
          <w:color w:val="080808"/>
        </w:rPr>
        <w:br/>
      </w:r>
      <w:r>
        <w:rPr>
          <w:color w:val="080808"/>
        </w:rPr>
        <w:br/>
        <w:t xml:space="preserve">  </w:t>
      </w:r>
      <w:r>
        <w:rPr>
          <w:color w:val="0033B3"/>
        </w:rPr>
        <w:t xml:space="preserve">const </w:t>
      </w:r>
      <w:r>
        <w:rPr>
          <w:color w:val="000000"/>
        </w:rPr>
        <w:t>ComponentCard</w:t>
      </w:r>
      <w:r>
        <w:rPr>
          <w:color w:val="080808"/>
        </w:rPr>
        <w:t>({</w:t>
      </w:r>
      <w:r>
        <w:rPr>
          <w:color w:val="080808"/>
        </w:rPr>
        <w:br/>
        <w:t xml:space="preserve">    </w:t>
      </w:r>
      <w:r>
        <w:rPr>
          <w:color w:val="000000"/>
        </w:rPr>
        <w:t>Key</w:t>
      </w:r>
      <w:r>
        <w:rPr>
          <w:color w:val="080808"/>
        </w:rPr>
        <w:t>? key,</w:t>
      </w:r>
      <w:r>
        <w:rPr>
          <w:color w:val="080808"/>
        </w:rPr>
        <w:br/>
        <w:t xml:space="preserve">    </w:t>
      </w:r>
      <w:r>
        <w:rPr>
          <w:color w:val="0033B3"/>
        </w:rPr>
        <w:t>required this</w:t>
      </w:r>
      <w:r>
        <w:rPr>
          <w:color w:val="080808"/>
        </w:rPr>
        <w:t>.</w:t>
      </w:r>
      <w:r>
        <w:rPr>
          <w:color w:val="871094"/>
        </w:rPr>
        <w:t>linhkien</w:t>
      </w:r>
      <w:r>
        <w:rPr>
          <w:color w:val="080808"/>
        </w:rPr>
        <w:t>,</w:t>
      </w:r>
      <w:r>
        <w:rPr>
          <w:color w:val="080808"/>
        </w:rPr>
        <w:br/>
        <w:t xml:space="preserve">    </w:t>
      </w:r>
      <w:r>
        <w:rPr>
          <w:color w:val="0033B3"/>
        </w:rPr>
        <w:t>this</w:t>
      </w:r>
      <w:r>
        <w:rPr>
          <w:color w:val="080808"/>
        </w:rPr>
        <w:t>.</w:t>
      </w:r>
      <w:r>
        <w:rPr>
          <w:color w:val="871094"/>
        </w:rPr>
        <w:t>categoryName</w:t>
      </w:r>
      <w:r>
        <w:rPr>
          <w:color w:val="080808"/>
        </w:rPr>
        <w:t>,</w:t>
      </w:r>
      <w:r>
        <w:rPr>
          <w:color w:val="080808"/>
        </w:rPr>
        <w:br/>
        <w:t xml:space="preserve">    </w:t>
      </w:r>
      <w:r>
        <w:rPr>
          <w:color w:val="0033B3"/>
        </w:rPr>
        <w:t>this</w:t>
      </w:r>
      <w:r>
        <w:rPr>
          <w:color w:val="080808"/>
        </w:rPr>
        <w:t>.</w:t>
      </w:r>
      <w:r>
        <w:rPr>
          <w:color w:val="871094"/>
        </w:rPr>
        <w:t>onTap</w:t>
      </w:r>
      <w:r>
        <w:rPr>
          <w:color w:val="080808"/>
        </w:rPr>
        <w:t>,</w:t>
      </w:r>
      <w:r>
        <w:rPr>
          <w:color w:val="080808"/>
        </w:rPr>
        <w:br/>
        <w:t xml:space="preserve">    </w:t>
      </w:r>
      <w:r>
        <w:rPr>
          <w:color w:val="0033B3"/>
        </w:rPr>
        <w:t>this</w:t>
      </w:r>
      <w:r>
        <w:rPr>
          <w:color w:val="080808"/>
        </w:rPr>
        <w:t>.</w:t>
      </w:r>
      <w:r>
        <w:rPr>
          <w:color w:val="871094"/>
        </w:rPr>
        <w:t>onDelete</w:t>
      </w:r>
      <w:r>
        <w:rPr>
          <w:color w:val="080808"/>
        </w:rPr>
        <w:t>,</w:t>
      </w:r>
      <w:r>
        <w:rPr>
          <w:color w:val="080808"/>
        </w:rPr>
        <w:br/>
        <w:t xml:space="preserve">    </w:t>
      </w:r>
      <w:r>
        <w:rPr>
          <w:color w:val="0033B3"/>
        </w:rPr>
        <w:t>this</w:t>
      </w:r>
      <w:r>
        <w:rPr>
          <w:color w:val="080808"/>
        </w:rPr>
        <w:t>.</w:t>
      </w:r>
      <w:r>
        <w:rPr>
          <w:color w:val="871094"/>
        </w:rPr>
        <w:t>onEdit</w:t>
      </w:r>
      <w:r>
        <w:rPr>
          <w:color w:val="080808"/>
        </w:rPr>
        <w:t>,</w:t>
      </w:r>
      <w:r>
        <w:rPr>
          <w:color w:val="080808"/>
        </w:rPr>
        <w:br/>
        <w:t xml:space="preserve">  }) : </w:t>
      </w:r>
      <w:r>
        <w:rPr>
          <w:color w:val="0033B3"/>
        </w:rPr>
        <w:t>super</w:t>
      </w:r>
      <w:r>
        <w:rPr>
          <w:color w:val="080808"/>
        </w:rPr>
        <w:t>(key: key);</w:t>
      </w:r>
      <w:r>
        <w:rPr>
          <w:color w:val="080808"/>
        </w:rPr>
        <w:br/>
      </w:r>
      <w:r>
        <w:rPr>
          <w:color w:val="080808"/>
        </w:rPr>
        <w:br/>
        <w:t xml:space="preserve">  </w:t>
      </w:r>
      <w:r>
        <w:rPr>
          <w:color w:val="9E880D"/>
        </w:rPr>
        <w:t>@override</w:t>
      </w:r>
      <w:r>
        <w:rPr>
          <w:color w:val="9E880D"/>
        </w:rPr>
        <w:br/>
        <w:t xml:space="preserve">  </w:t>
      </w:r>
      <w:r>
        <w:rPr>
          <w:color w:val="000000"/>
        </w:rPr>
        <w:t xml:space="preserve">Widget </w:t>
      </w:r>
      <w:r>
        <w:rPr>
          <w:color w:val="00627A"/>
        </w:rPr>
        <w:t>build</w:t>
      </w:r>
      <w:r>
        <w:rPr>
          <w:color w:val="080808"/>
        </w:rPr>
        <w:t>(</w:t>
      </w:r>
      <w:r>
        <w:rPr>
          <w:color w:val="000000"/>
        </w:rPr>
        <w:t xml:space="preserve">BuildContext </w:t>
      </w:r>
      <w:r>
        <w:rPr>
          <w:color w:val="080808"/>
        </w:rPr>
        <w:t>context) {</w:t>
      </w:r>
      <w:r>
        <w:rPr>
          <w:color w:val="080808"/>
        </w:rPr>
        <w:br/>
        <w:t xml:space="preserve">    </w:t>
      </w:r>
      <w:r>
        <w:rPr>
          <w:color w:val="0033B3"/>
        </w:rPr>
        <w:t xml:space="preserve">return </w:t>
      </w:r>
      <w:r>
        <w:rPr>
          <w:color w:val="2196F3"/>
        </w:rPr>
        <w:t>Card</w:t>
      </w:r>
      <w:r>
        <w:rPr>
          <w:color w:val="080808"/>
        </w:rPr>
        <w:t>(</w:t>
      </w:r>
      <w:r>
        <w:rPr>
          <w:color w:val="080808"/>
        </w:rPr>
        <w:br/>
        <w:t xml:space="preserve">      elevation: </w:t>
      </w:r>
      <w:r>
        <w:rPr>
          <w:color w:val="1750EB"/>
        </w:rPr>
        <w:t>5</w:t>
      </w:r>
      <w:r>
        <w:rPr>
          <w:color w:val="080808"/>
        </w:rPr>
        <w:t>,</w:t>
      </w:r>
      <w:r>
        <w:rPr>
          <w:color w:val="080808"/>
        </w:rPr>
        <w:br/>
        <w:t xml:space="preserve">      shape: </w:t>
      </w:r>
      <w:r>
        <w:rPr>
          <w:color w:val="2196F3"/>
        </w:rPr>
        <w:t>RoundedRectangleBorder</w:t>
      </w:r>
      <w:r>
        <w:rPr>
          <w:color w:val="080808"/>
        </w:rPr>
        <w:t>(</w:t>
      </w:r>
      <w:r>
        <w:rPr>
          <w:color w:val="080808"/>
        </w:rPr>
        <w:br/>
        <w:t xml:space="preserve">        borderRadius: </w:t>
      </w:r>
      <w:r>
        <w:rPr>
          <w:color w:val="2196F3"/>
        </w:rPr>
        <w:t>BorderRadius</w:t>
      </w:r>
      <w:r>
        <w:rPr>
          <w:color w:val="080808"/>
        </w:rPr>
        <w:t>.</w:t>
      </w:r>
      <w:r>
        <w:rPr>
          <w:color w:val="2196F3"/>
        </w:rPr>
        <w:t>circular</w:t>
      </w:r>
      <w:r>
        <w:rPr>
          <w:color w:val="080808"/>
        </w:rPr>
        <w:t>(</w:t>
      </w:r>
      <w:r>
        <w:rPr>
          <w:color w:val="1750EB"/>
        </w:rPr>
        <w:t>14</w:t>
      </w:r>
      <w:r>
        <w:rPr>
          <w:color w:val="080808"/>
        </w:rPr>
        <w:t>),</w:t>
      </w:r>
      <w:r>
        <w:rPr>
          <w:color w:val="080808"/>
        </w:rPr>
        <w:br/>
        <w:t xml:space="preserve">      ),</w:t>
      </w:r>
      <w:r>
        <w:rPr>
          <w:color w:val="080808"/>
        </w:rPr>
        <w:br/>
        <w:t xml:space="preserve">      child: </w:t>
      </w:r>
      <w:r>
        <w:rPr>
          <w:color w:val="2196F3"/>
        </w:rPr>
        <w:t>Stack</w:t>
      </w:r>
      <w:r>
        <w:rPr>
          <w:color w:val="080808"/>
        </w:rPr>
        <w:t>(</w:t>
      </w:r>
      <w:r>
        <w:rPr>
          <w:color w:val="080808"/>
        </w:rPr>
        <w:br/>
        <w:t xml:space="preserve">        children: [</w:t>
      </w:r>
      <w:r>
        <w:rPr>
          <w:color w:val="080808"/>
        </w:rPr>
        <w:br/>
        <w:t xml:space="preserve">          </w:t>
      </w:r>
      <w:r>
        <w:rPr>
          <w:i/>
          <w:iCs/>
          <w:color w:val="8C8C8C"/>
        </w:rPr>
        <w:t>// --- Toàn bộ thân card ---</w:t>
      </w:r>
      <w:r>
        <w:rPr>
          <w:i/>
          <w:iCs/>
          <w:color w:val="8C8C8C"/>
        </w:rPr>
        <w:br/>
        <w:t xml:space="preserve">          </w:t>
      </w:r>
      <w:r>
        <w:rPr>
          <w:color w:val="2196F3"/>
        </w:rPr>
        <w:t>InkWell</w:t>
      </w:r>
      <w:r>
        <w:rPr>
          <w:color w:val="080808"/>
        </w:rPr>
        <w:t>(</w:t>
      </w:r>
      <w:r>
        <w:rPr>
          <w:color w:val="080808"/>
        </w:rPr>
        <w:br/>
        <w:t xml:space="preserve">            borderRadius: </w:t>
      </w:r>
      <w:r>
        <w:rPr>
          <w:color w:val="2196F3"/>
        </w:rPr>
        <w:t>BorderRadius</w:t>
      </w:r>
      <w:r>
        <w:rPr>
          <w:color w:val="080808"/>
        </w:rPr>
        <w:t>.</w:t>
      </w:r>
      <w:r>
        <w:rPr>
          <w:color w:val="2196F3"/>
        </w:rPr>
        <w:t>circular</w:t>
      </w:r>
      <w:r>
        <w:rPr>
          <w:color w:val="080808"/>
        </w:rPr>
        <w:t>(</w:t>
      </w:r>
      <w:r>
        <w:rPr>
          <w:color w:val="1750EB"/>
        </w:rPr>
        <w:t>14</w:t>
      </w:r>
      <w:r>
        <w:rPr>
          <w:color w:val="080808"/>
        </w:rPr>
        <w:t>),</w:t>
      </w:r>
      <w:r>
        <w:rPr>
          <w:color w:val="080808"/>
        </w:rPr>
        <w:br/>
        <w:t xml:space="preserve">            onTap: </w:t>
      </w:r>
      <w:r>
        <w:rPr>
          <w:color w:val="871094"/>
        </w:rPr>
        <w:t>onTap</w:t>
      </w:r>
      <w:r>
        <w:rPr>
          <w:color w:val="080808"/>
        </w:rPr>
        <w:t>,</w:t>
      </w:r>
      <w:r>
        <w:rPr>
          <w:color w:val="080808"/>
        </w:rPr>
        <w:br/>
        <w:t xml:space="preserve">            child: </w:t>
      </w:r>
      <w:r>
        <w:rPr>
          <w:color w:val="2196F3"/>
        </w:rPr>
        <w:t>Padding</w:t>
      </w:r>
      <w:r>
        <w:rPr>
          <w:color w:val="080808"/>
        </w:rPr>
        <w:t>(</w:t>
      </w:r>
      <w:r>
        <w:rPr>
          <w:color w:val="080808"/>
        </w:rPr>
        <w:br/>
        <w:t xml:space="preserve">              padding: </w:t>
      </w:r>
      <w:r>
        <w:rPr>
          <w:color w:val="0033B3"/>
        </w:rPr>
        <w:t xml:space="preserve">const </w:t>
      </w:r>
      <w:r>
        <w:rPr>
          <w:color w:val="2196F3"/>
        </w:rPr>
        <w:t>EdgeInsets</w:t>
      </w:r>
      <w:r>
        <w:rPr>
          <w:color w:val="080808"/>
        </w:rPr>
        <w:t>.</w:t>
      </w:r>
      <w:r>
        <w:rPr>
          <w:color w:val="2196F3"/>
        </w:rPr>
        <w:t>all</w:t>
      </w:r>
      <w:r>
        <w:rPr>
          <w:color w:val="080808"/>
        </w:rPr>
        <w:t>(</w:t>
      </w:r>
      <w:r>
        <w:rPr>
          <w:color w:val="1750EB"/>
        </w:rPr>
        <w:t>10</w:t>
      </w:r>
      <w:r>
        <w:rPr>
          <w:color w:val="080808"/>
        </w:rPr>
        <w:t>),</w:t>
      </w:r>
      <w:r>
        <w:rPr>
          <w:color w:val="080808"/>
        </w:rPr>
        <w:br/>
        <w:t xml:space="preserve">              child: </w:t>
      </w:r>
      <w:r>
        <w:rPr>
          <w:color w:val="2196F3"/>
        </w:rPr>
        <w:t>Column</w:t>
      </w:r>
      <w:r>
        <w:rPr>
          <w:color w:val="080808"/>
        </w:rPr>
        <w:t>(</w:t>
      </w:r>
      <w:r>
        <w:rPr>
          <w:color w:val="080808"/>
        </w:rPr>
        <w:br/>
        <w:t xml:space="preserve">                mainAxisAlignment: </w:t>
      </w:r>
      <w:r>
        <w:rPr>
          <w:color w:val="000000"/>
        </w:rPr>
        <w:t>MainAxisAlignment</w:t>
      </w:r>
      <w:r>
        <w:rPr>
          <w:color w:val="080808"/>
        </w:rPr>
        <w:t>.</w:t>
      </w:r>
      <w:r>
        <w:rPr>
          <w:color w:val="871094"/>
        </w:rPr>
        <w:t>center</w:t>
      </w:r>
      <w:r>
        <w:rPr>
          <w:color w:val="080808"/>
        </w:rPr>
        <w:t>,</w:t>
      </w:r>
      <w:r>
        <w:rPr>
          <w:color w:val="080808"/>
        </w:rPr>
        <w:br/>
        <w:t xml:space="preserve">                children: [</w:t>
      </w:r>
      <w:r>
        <w:rPr>
          <w:color w:val="080808"/>
        </w:rPr>
        <w:br/>
        <w:t xml:space="preserve">                  </w:t>
      </w:r>
      <w:r>
        <w:rPr>
          <w:i/>
          <w:iCs/>
          <w:color w:val="8C8C8C"/>
        </w:rPr>
        <w:t>// ẢNH</w:t>
      </w:r>
      <w:r>
        <w:rPr>
          <w:i/>
          <w:iCs/>
          <w:color w:val="8C8C8C"/>
        </w:rPr>
        <w:br/>
        <w:t xml:space="preserve">                  </w:t>
      </w:r>
      <w:r>
        <w:rPr>
          <w:color w:val="2196F3"/>
        </w:rPr>
        <w:t>ClipRRect</w:t>
      </w:r>
      <w:r>
        <w:rPr>
          <w:color w:val="080808"/>
        </w:rPr>
        <w:t>(</w:t>
      </w:r>
      <w:r>
        <w:rPr>
          <w:color w:val="080808"/>
        </w:rPr>
        <w:br/>
        <w:t xml:space="preserve">                    borderRadius: </w:t>
      </w:r>
      <w:r>
        <w:rPr>
          <w:color w:val="2196F3"/>
        </w:rPr>
        <w:t>BorderRadius</w:t>
      </w:r>
      <w:r>
        <w:rPr>
          <w:color w:val="080808"/>
        </w:rPr>
        <w:t>.</w:t>
      </w:r>
      <w:r>
        <w:rPr>
          <w:color w:val="2196F3"/>
        </w:rPr>
        <w:t>circular</w:t>
      </w:r>
      <w:r>
        <w:rPr>
          <w:color w:val="080808"/>
        </w:rPr>
        <w:t>(</w:t>
      </w:r>
      <w:r>
        <w:rPr>
          <w:color w:val="1750EB"/>
        </w:rPr>
        <w:t>8</w:t>
      </w:r>
      <w:r>
        <w:rPr>
          <w:color w:val="080808"/>
        </w:rPr>
        <w:t>),</w:t>
      </w:r>
      <w:r>
        <w:rPr>
          <w:color w:val="080808"/>
        </w:rPr>
        <w:br/>
        <w:t xml:space="preserve">                    child: </w:t>
      </w:r>
      <w:r>
        <w:rPr>
          <w:color w:val="871094"/>
        </w:rPr>
        <w:t>linhkien</w:t>
      </w:r>
      <w:r>
        <w:rPr>
          <w:color w:val="080808"/>
        </w:rPr>
        <w:t>.</w:t>
      </w:r>
      <w:r>
        <w:rPr>
          <w:color w:val="871094"/>
        </w:rPr>
        <w:t xml:space="preserve">image </w:t>
      </w:r>
      <w:r>
        <w:rPr>
          <w:color w:val="080808"/>
        </w:rPr>
        <w:t xml:space="preserve">!= </w:t>
      </w:r>
      <w:r>
        <w:rPr>
          <w:color w:val="0033B3"/>
        </w:rPr>
        <w:t xml:space="preserve">null </w:t>
      </w:r>
      <w:r>
        <w:rPr>
          <w:color w:val="080808"/>
        </w:rPr>
        <w:t xml:space="preserve">&amp;&amp; </w:t>
      </w:r>
      <w:r>
        <w:rPr>
          <w:color w:val="871094"/>
        </w:rPr>
        <w:t>linhkien</w:t>
      </w:r>
      <w:r>
        <w:rPr>
          <w:color w:val="080808"/>
        </w:rPr>
        <w:t>.</w:t>
      </w:r>
      <w:r>
        <w:rPr>
          <w:color w:val="871094"/>
        </w:rPr>
        <w:t>image</w:t>
      </w:r>
      <w:r>
        <w:rPr>
          <w:color w:val="080808"/>
        </w:rPr>
        <w:t>!.</w:t>
      </w:r>
      <w:r>
        <w:rPr>
          <w:color w:val="871094"/>
        </w:rPr>
        <w:t>isNotEmpty</w:t>
      </w:r>
      <w:r>
        <w:rPr>
          <w:color w:val="871094"/>
        </w:rPr>
        <w:br/>
        <w:t xml:space="preserve">                        </w:t>
      </w:r>
      <w:r>
        <w:rPr>
          <w:color w:val="080808"/>
        </w:rPr>
        <w:t xml:space="preserve">? </w:t>
      </w:r>
      <w:r>
        <w:rPr>
          <w:color w:val="2196F3"/>
        </w:rPr>
        <w:t>Image</w:t>
      </w:r>
      <w:r>
        <w:rPr>
          <w:color w:val="080808"/>
        </w:rPr>
        <w:t>.</w:t>
      </w:r>
      <w:r>
        <w:rPr>
          <w:color w:val="2196F3"/>
        </w:rPr>
        <w:t>asset</w:t>
      </w:r>
      <w:r>
        <w:rPr>
          <w:color w:val="080808"/>
        </w:rPr>
        <w:t>(</w:t>
      </w:r>
      <w:r>
        <w:rPr>
          <w:color w:val="080808"/>
        </w:rPr>
        <w:br/>
        <w:t xml:space="preserve">                      </w:t>
      </w:r>
      <w:r>
        <w:rPr>
          <w:color w:val="871094"/>
        </w:rPr>
        <w:t>linhkien</w:t>
      </w:r>
      <w:r>
        <w:rPr>
          <w:color w:val="080808"/>
        </w:rPr>
        <w:t>.</w:t>
      </w:r>
      <w:r>
        <w:rPr>
          <w:color w:val="871094"/>
        </w:rPr>
        <w:t>image</w:t>
      </w:r>
      <w:r>
        <w:rPr>
          <w:color w:val="080808"/>
        </w:rPr>
        <w:t>!,</w:t>
      </w:r>
      <w:r>
        <w:rPr>
          <w:color w:val="080808"/>
        </w:rPr>
        <w:br/>
        <w:t xml:space="preserve">                      height: </w:t>
      </w:r>
      <w:r>
        <w:rPr>
          <w:color w:val="1750EB"/>
        </w:rPr>
        <w:t>70</w:t>
      </w:r>
      <w:r>
        <w:rPr>
          <w:color w:val="080808"/>
        </w:rPr>
        <w:t>,</w:t>
      </w:r>
      <w:r>
        <w:rPr>
          <w:color w:val="080808"/>
        </w:rPr>
        <w:br/>
      </w:r>
      <w:r>
        <w:rPr>
          <w:color w:val="080808"/>
        </w:rPr>
        <w:lastRenderedPageBreak/>
        <w:t xml:space="preserve">                      width: </w:t>
      </w:r>
      <w:r>
        <w:rPr>
          <w:color w:val="1750EB"/>
        </w:rPr>
        <w:t>70</w:t>
      </w:r>
      <w:r>
        <w:rPr>
          <w:color w:val="080808"/>
        </w:rPr>
        <w:t>,</w:t>
      </w:r>
      <w:r>
        <w:rPr>
          <w:color w:val="080808"/>
        </w:rPr>
        <w:br/>
        <w:t xml:space="preserve">                      fit: </w:t>
      </w:r>
      <w:r>
        <w:rPr>
          <w:color w:val="000000"/>
        </w:rPr>
        <w:t>BoxFit</w:t>
      </w:r>
      <w:r>
        <w:rPr>
          <w:color w:val="080808"/>
        </w:rPr>
        <w:t>.</w:t>
      </w:r>
      <w:r>
        <w:rPr>
          <w:color w:val="871094"/>
        </w:rPr>
        <w:t>cover</w:t>
      </w:r>
      <w:r>
        <w:rPr>
          <w:color w:val="080808"/>
        </w:rPr>
        <w:t>,</w:t>
      </w:r>
      <w:r>
        <w:rPr>
          <w:color w:val="080808"/>
        </w:rPr>
        <w:br/>
        <w:t xml:space="preserve">                      errorBuilder: (context, error, stackTrace) =&gt;</w:t>
      </w:r>
      <w:r>
        <w:rPr>
          <w:color w:val="080808"/>
        </w:rPr>
        <w:br/>
        <w:t xml:space="preserve">                      </w:t>
      </w:r>
      <w:r>
        <w:rPr>
          <w:color w:val="0033B3"/>
        </w:rPr>
        <w:t xml:space="preserve">const </w:t>
      </w:r>
      <w:r>
        <w:rPr>
          <w:color w:val="2196F3"/>
        </w:rPr>
        <w:t>Icon</w:t>
      </w:r>
      <w:r>
        <w:rPr>
          <w:color w:val="080808"/>
        </w:rPr>
        <w:t>(</w:t>
      </w:r>
      <w:r>
        <w:rPr>
          <w:color w:val="000000"/>
        </w:rPr>
        <w:t>Icons</w:t>
      </w:r>
      <w:r>
        <w:rPr>
          <w:color w:val="080808"/>
        </w:rPr>
        <w:t>.</w:t>
      </w:r>
      <w:r>
        <w:rPr>
          <w:i/>
          <w:iCs/>
          <w:color w:val="871094"/>
        </w:rPr>
        <w:t>broken_image</w:t>
      </w:r>
      <w:r>
        <w:rPr>
          <w:color w:val="080808"/>
        </w:rPr>
        <w:t xml:space="preserve">, size: </w:t>
      </w:r>
      <w:r>
        <w:rPr>
          <w:color w:val="1750EB"/>
        </w:rPr>
        <w:t>50</w:t>
      </w:r>
      <w:r>
        <w:rPr>
          <w:color w:val="080808"/>
        </w:rPr>
        <w:t>),</w:t>
      </w:r>
      <w:r>
        <w:rPr>
          <w:color w:val="080808"/>
        </w:rPr>
        <w:br/>
        <w:t xml:space="preserve">                    )</w:t>
      </w:r>
      <w:r>
        <w:rPr>
          <w:color w:val="080808"/>
        </w:rPr>
        <w:br/>
        <w:t xml:space="preserve">                        : </w:t>
      </w:r>
      <w:r>
        <w:rPr>
          <w:color w:val="0033B3"/>
        </w:rPr>
        <w:t xml:space="preserve">const </w:t>
      </w:r>
      <w:r>
        <w:rPr>
          <w:color w:val="2196F3"/>
        </w:rPr>
        <w:t>Icon</w:t>
      </w:r>
      <w:r>
        <w:rPr>
          <w:color w:val="080808"/>
        </w:rPr>
        <w:t>(</w:t>
      </w:r>
      <w:r>
        <w:rPr>
          <w:color w:val="000000"/>
        </w:rPr>
        <w:t>Icons</w:t>
      </w:r>
      <w:r>
        <w:rPr>
          <w:color w:val="080808"/>
        </w:rPr>
        <w:t>.</w:t>
      </w:r>
      <w:r>
        <w:rPr>
          <w:i/>
          <w:iCs/>
          <w:color w:val="871094"/>
        </w:rPr>
        <w:t>memory</w:t>
      </w:r>
      <w:r>
        <w:rPr>
          <w:color w:val="080808"/>
        </w:rPr>
        <w:t>,</w:t>
      </w:r>
      <w:r>
        <w:rPr>
          <w:color w:val="080808"/>
        </w:rPr>
        <w:br/>
        <w:t xml:space="preserve">                        size: </w:t>
      </w:r>
      <w:r>
        <w:rPr>
          <w:color w:val="1750EB"/>
        </w:rPr>
        <w:t>50</w:t>
      </w:r>
      <w:r>
        <w:rPr>
          <w:color w:val="080808"/>
        </w:rPr>
        <w:t xml:space="preserve">, color: </w:t>
      </w:r>
      <w:r>
        <w:rPr>
          <w:color w:val="000000"/>
        </w:rPr>
        <w:t>Colors</w:t>
      </w:r>
      <w:r>
        <w:rPr>
          <w:color w:val="080808"/>
        </w:rPr>
        <w:t>.</w:t>
      </w:r>
      <w:r>
        <w:rPr>
          <w:i/>
          <w:iCs/>
          <w:color w:val="871094"/>
        </w:rPr>
        <w:t>grey</w:t>
      </w:r>
      <w:r>
        <w:rPr>
          <w:color w:val="080808"/>
        </w:rPr>
        <w:t>),</w:t>
      </w:r>
      <w:r>
        <w:rPr>
          <w:color w:val="080808"/>
        </w:rPr>
        <w:br/>
        <w:t xml:space="preserve">                  ),</w:t>
      </w:r>
      <w:r>
        <w:rPr>
          <w:color w:val="080808"/>
        </w:rPr>
        <w:br/>
        <w:t xml:space="preserve">                  </w:t>
      </w:r>
      <w:r>
        <w:rPr>
          <w:color w:val="0033B3"/>
        </w:rPr>
        <w:t xml:space="preserve">const </w:t>
      </w:r>
      <w:r>
        <w:rPr>
          <w:color w:val="2196F3"/>
        </w:rPr>
        <w:t>SizedBox</w:t>
      </w:r>
      <w:r>
        <w:rPr>
          <w:color w:val="080808"/>
        </w:rPr>
        <w:t xml:space="preserve">(height: </w:t>
      </w:r>
      <w:r>
        <w:rPr>
          <w:color w:val="1750EB"/>
        </w:rPr>
        <w:t>7</w:t>
      </w:r>
      <w:r>
        <w:rPr>
          <w:color w:val="080808"/>
        </w:rPr>
        <w:t>),</w:t>
      </w:r>
      <w:r>
        <w:rPr>
          <w:color w:val="080808"/>
        </w:rPr>
        <w:br/>
      </w:r>
      <w:r>
        <w:rPr>
          <w:color w:val="080808"/>
        </w:rPr>
        <w:br/>
        <w:t xml:space="preserve">                  </w:t>
      </w:r>
      <w:r>
        <w:rPr>
          <w:i/>
          <w:iCs/>
          <w:color w:val="8C8C8C"/>
        </w:rPr>
        <w:t>// TÊN LINH KIỆN</w:t>
      </w:r>
      <w:r>
        <w:rPr>
          <w:i/>
          <w:iCs/>
          <w:color w:val="8C8C8C"/>
        </w:rPr>
        <w:br/>
        <w:t xml:space="preserve">                  </w:t>
      </w:r>
      <w:r>
        <w:rPr>
          <w:color w:val="2196F3"/>
        </w:rPr>
        <w:t>Text</w:t>
      </w:r>
      <w:r>
        <w:rPr>
          <w:color w:val="080808"/>
        </w:rPr>
        <w:t>(</w:t>
      </w:r>
      <w:r>
        <w:rPr>
          <w:color w:val="080808"/>
        </w:rPr>
        <w:br/>
        <w:t xml:space="preserve">                    </w:t>
      </w:r>
      <w:r>
        <w:rPr>
          <w:color w:val="871094"/>
        </w:rPr>
        <w:t>linhkien</w:t>
      </w:r>
      <w:r>
        <w:rPr>
          <w:color w:val="080808"/>
        </w:rPr>
        <w:t>.</w:t>
      </w:r>
      <w:r>
        <w:rPr>
          <w:color w:val="871094"/>
        </w:rPr>
        <w:t>name</w:t>
      </w:r>
      <w:r>
        <w:rPr>
          <w:color w:val="080808"/>
        </w:rPr>
        <w:t>,</w:t>
      </w:r>
      <w:r>
        <w:rPr>
          <w:color w:val="080808"/>
        </w:rPr>
        <w:br/>
        <w:t xml:space="preserve">                    style: </w:t>
      </w:r>
      <w:r>
        <w:rPr>
          <w:color w:val="0033B3"/>
        </w:rPr>
        <w:t xml:space="preserve">const </w:t>
      </w:r>
      <w:r>
        <w:rPr>
          <w:color w:val="2196F3"/>
        </w:rPr>
        <w:t>TextStyle</w:t>
      </w:r>
      <w:r>
        <w:rPr>
          <w:color w:val="080808"/>
        </w:rPr>
        <w:t>(</w:t>
      </w:r>
      <w:r>
        <w:rPr>
          <w:color w:val="080808"/>
        </w:rPr>
        <w:br/>
        <w:t xml:space="preserve">                      fontWeight: </w:t>
      </w:r>
      <w:r>
        <w:rPr>
          <w:color w:val="000000"/>
        </w:rPr>
        <w:t>FontWeight</w:t>
      </w:r>
      <w:r>
        <w:rPr>
          <w:color w:val="080808"/>
        </w:rPr>
        <w:t>.</w:t>
      </w:r>
      <w:r>
        <w:rPr>
          <w:i/>
          <w:iCs/>
          <w:color w:val="871094"/>
        </w:rPr>
        <w:t>bold</w:t>
      </w:r>
      <w:r>
        <w:rPr>
          <w:color w:val="080808"/>
        </w:rPr>
        <w:t>,</w:t>
      </w:r>
      <w:r>
        <w:rPr>
          <w:color w:val="080808"/>
        </w:rPr>
        <w:br/>
        <w:t xml:space="preserve">                      fontSize: </w:t>
      </w:r>
      <w:r>
        <w:rPr>
          <w:color w:val="1750EB"/>
        </w:rPr>
        <w:t>16</w:t>
      </w:r>
      <w:r>
        <w:rPr>
          <w:color w:val="080808"/>
        </w:rPr>
        <w:t>,</w:t>
      </w:r>
      <w:r>
        <w:rPr>
          <w:color w:val="080808"/>
        </w:rPr>
        <w:br/>
        <w:t xml:space="preserve">                    ),</w:t>
      </w:r>
      <w:r>
        <w:rPr>
          <w:color w:val="080808"/>
        </w:rPr>
        <w:br/>
        <w:t xml:space="preserve">                    textAlign: </w:t>
      </w:r>
      <w:r>
        <w:rPr>
          <w:color w:val="000000"/>
        </w:rPr>
        <w:t>TextAlign</w:t>
      </w:r>
      <w:r>
        <w:rPr>
          <w:color w:val="080808"/>
        </w:rPr>
        <w:t>.</w:t>
      </w:r>
      <w:r>
        <w:rPr>
          <w:color w:val="871094"/>
        </w:rPr>
        <w:t>center</w:t>
      </w:r>
      <w:r>
        <w:rPr>
          <w:color w:val="080808"/>
        </w:rPr>
        <w:t>,</w:t>
      </w:r>
      <w:r>
        <w:rPr>
          <w:color w:val="080808"/>
        </w:rPr>
        <w:br/>
        <w:t xml:space="preserve">                    maxLines: </w:t>
      </w:r>
      <w:r>
        <w:rPr>
          <w:color w:val="1750EB"/>
        </w:rPr>
        <w:t>1</w:t>
      </w:r>
      <w:r>
        <w:rPr>
          <w:color w:val="080808"/>
        </w:rPr>
        <w:t>,</w:t>
      </w:r>
      <w:r>
        <w:rPr>
          <w:color w:val="080808"/>
        </w:rPr>
        <w:br/>
        <w:t xml:space="preserve">                    overflow: </w:t>
      </w:r>
      <w:r>
        <w:rPr>
          <w:color w:val="000000"/>
        </w:rPr>
        <w:t>TextOverflow</w:t>
      </w:r>
      <w:r>
        <w:rPr>
          <w:color w:val="080808"/>
        </w:rPr>
        <w:t>.</w:t>
      </w:r>
      <w:r>
        <w:rPr>
          <w:color w:val="871094"/>
        </w:rPr>
        <w:t>ellipsis</w:t>
      </w:r>
      <w:r>
        <w:rPr>
          <w:color w:val="080808"/>
        </w:rPr>
        <w:t>,</w:t>
      </w:r>
      <w:r>
        <w:rPr>
          <w:color w:val="080808"/>
        </w:rPr>
        <w:br/>
        <w:t xml:space="preserve">                  ),</w:t>
      </w:r>
      <w:r>
        <w:rPr>
          <w:color w:val="080808"/>
        </w:rPr>
        <w:br/>
      </w:r>
      <w:r>
        <w:rPr>
          <w:color w:val="080808"/>
        </w:rPr>
        <w:br/>
        <w:t xml:space="preserve">                  </w:t>
      </w:r>
      <w:r>
        <w:rPr>
          <w:color w:val="0033B3"/>
        </w:rPr>
        <w:t xml:space="preserve">const </w:t>
      </w:r>
      <w:r>
        <w:rPr>
          <w:color w:val="2196F3"/>
        </w:rPr>
        <w:t>SizedBox</w:t>
      </w:r>
      <w:r>
        <w:rPr>
          <w:color w:val="080808"/>
        </w:rPr>
        <w:t xml:space="preserve">(height: </w:t>
      </w:r>
      <w:r>
        <w:rPr>
          <w:color w:val="1750EB"/>
        </w:rPr>
        <w:t>6</w:t>
      </w:r>
      <w:r>
        <w:rPr>
          <w:color w:val="080808"/>
        </w:rPr>
        <w:t>),</w:t>
      </w:r>
      <w:r>
        <w:rPr>
          <w:color w:val="080808"/>
        </w:rPr>
        <w:br/>
      </w:r>
      <w:r>
        <w:rPr>
          <w:color w:val="080808"/>
        </w:rPr>
        <w:br/>
        <w:t xml:space="preserve">                  </w:t>
      </w:r>
      <w:r>
        <w:rPr>
          <w:i/>
          <w:iCs/>
          <w:color w:val="8C8C8C"/>
        </w:rPr>
        <w:t>// LOẠI LINH KIỆN</w:t>
      </w:r>
      <w:r>
        <w:rPr>
          <w:i/>
          <w:iCs/>
          <w:color w:val="8C8C8C"/>
        </w:rPr>
        <w:br/>
        <w:t xml:space="preserve">                  </w:t>
      </w:r>
      <w:r>
        <w:rPr>
          <w:color w:val="0033B3"/>
        </w:rPr>
        <w:t xml:space="preserve">if </w:t>
      </w:r>
      <w:r>
        <w:rPr>
          <w:color w:val="080808"/>
        </w:rPr>
        <w:t>(</w:t>
      </w:r>
      <w:r>
        <w:rPr>
          <w:color w:val="871094"/>
        </w:rPr>
        <w:t xml:space="preserve">categoryName </w:t>
      </w:r>
      <w:r>
        <w:rPr>
          <w:color w:val="080808"/>
        </w:rPr>
        <w:t xml:space="preserve">!= </w:t>
      </w:r>
      <w:r>
        <w:rPr>
          <w:color w:val="0033B3"/>
        </w:rPr>
        <w:t>null</w:t>
      </w:r>
      <w:r>
        <w:rPr>
          <w:color w:val="080808"/>
        </w:rPr>
        <w:t>)</w:t>
      </w:r>
      <w:r>
        <w:rPr>
          <w:color w:val="080808"/>
        </w:rPr>
        <w:br/>
        <w:t xml:space="preserve">                    </w:t>
      </w:r>
      <w:r>
        <w:rPr>
          <w:color w:val="2196F3"/>
        </w:rPr>
        <w:t>Text</w:t>
      </w:r>
      <w:r>
        <w:rPr>
          <w:color w:val="080808"/>
        </w:rPr>
        <w:t>(</w:t>
      </w:r>
      <w:r>
        <w:rPr>
          <w:color w:val="080808"/>
        </w:rPr>
        <w:br/>
        <w:t xml:space="preserve">                      </w:t>
      </w:r>
      <w:r>
        <w:rPr>
          <w:color w:val="871094"/>
        </w:rPr>
        <w:t>categoryName</w:t>
      </w:r>
      <w:r>
        <w:rPr>
          <w:color w:val="080808"/>
        </w:rPr>
        <w:t>!,</w:t>
      </w:r>
      <w:r>
        <w:rPr>
          <w:color w:val="080808"/>
        </w:rPr>
        <w:br/>
        <w:t xml:space="preserve">                      style: </w:t>
      </w:r>
      <w:r>
        <w:rPr>
          <w:color w:val="0033B3"/>
        </w:rPr>
        <w:t xml:space="preserve">const </w:t>
      </w:r>
      <w:r>
        <w:rPr>
          <w:color w:val="2196F3"/>
        </w:rPr>
        <w:t>TextStyle</w:t>
      </w:r>
      <w:r>
        <w:rPr>
          <w:color w:val="080808"/>
        </w:rPr>
        <w:t>(</w:t>
      </w:r>
      <w:r>
        <w:rPr>
          <w:color w:val="080808"/>
        </w:rPr>
        <w:br/>
        <w:t xml:space="preserve">                        fontSize: </w:t>
      </w:r>
      <w:r>
        <w:rPr>
          <w:color w:val="1750EB"/>
        </w:rPr>
        <w:t>13</w:t>
      </w:r>
      <w:r>
        <w:rPr>
          <w:color w:val="080808"/>
        </w:rPr>
        <w:t>,</w:t>
      </w:r>
      <w:r>
        <w:rPr>
          <w:color w:val="080808"/>
        </w:rPr>
        <w:br/>
        <w:t xml:space="preserve">                        color: </w:t>
      </w:r>
      <w:r>
        <w:rPr>
          <w:color w:val="000000"/>
        </w:rPr>
        <w:t>Colors</w:t>
      </w:r>
      <w:r>
        <w:rPr>
          <w:color w:val="080808"/>
        </w:rPr>
        <w:t>.</w:t>
      </w:r>
      <w:r>
        <w:rPr>
          <w:i/>
          <w:iCs/>
          <w:color w:val="871094"/>
        </w:rPr>
        <w:t>blueGrey</w:t>
      </w:r>
      <w:r>
        <w:rPr>
          <w:color w:val="080808"/>
        </w:rPr>
        <w:t>,</w:t>
      </w:r>
      <w:r>
        <w:rPr>
          <w:color w:val="080808"/>
        </w:rPr>
        <w:br/>
        <w:t xml:space="preserve">                      ),</w:t>
      </w:r>
      <w:r>
        <w:rPr>
          <w:color w:val="080808"/>
        </w:rPr>
        <w:br/>
        <w:t xml:space="preserve">                      textAlign: </w:t>
      </w:r>
      <w:r>
        <w:rPr>
          <w:color w:val="000000"/>
        </w:rPr>
        <w:t>TextAlign</w:t>
      </w:r>
      <w:r>
        <w:rPr>
          <w:color w:val="080808"/>
        </w:rPr>
        <w:t>.</w:t>
      </w:r>
      <w:r>
        <w:rPr>
          <w:color w:val="871094"/>
        </w:rPr>
        <w:t>center</w:t>
      </w:r>
      <w:r>
        <w:rPr>
          <w:color w:val="080808"/>
        </w:rPr>
        <w:t>,</w:t>
      </w:r>
      <w:r>
        <w:rPr>
          <w:color w:val="080808"/>
        </w:rPr>
        <w:br/>
        <w:t xml:space="preserve">                      maxLines: </w:t>
      </w:r>
      <w:r>
        <w:rPr>
          <w:color w:val="1750EB"/>
        </w:rPr>
        <w:t>1</w:t>
      </w:r>
      <w:r>
        <w:rPr>
          <w:color w:val="080808"/>
        </w:rPr>
        <w:t>,</w:t>
      </w:r>
      <w:r>
        <w:rPr>
          <w:color w:val="080808"/>
        </w:rPr>
        <w:br/>
        <w:t xml:space="preserve">                      overflow: </w:t>
      </w:r>
      <w:r>
        <w:rPr>
          <w:color w:val="000000"/>
        </w:rPr>
        <w:t>TextOverflow</w:t>
      </w:r>
      <w:r>
        <w:rPr>
          <w:color w:val="080808"/>
        </w:rPr>
        <w:t>.</w:t>
      </w:r>
      <w:r>
        <w:rPr>
          <w:color w:val="871094"/>
        </w:rPr>
        <w:t>ellipsis</w:t>
      </w:r>
      <w:r>
        <w:rPr>
          <w:color w:val="080808"/>
        </w:rPr>
        <w:t>,</w:t>
      </w:r>
      <w:r>
        <w:rPr>
          <w:color w:val="080808"/>
        </w:rPr>
        <w:br/>
        <w:t xml:space="preserve">                    ),</w:t>
      </w:r>
      <w:r>
        <w:rPr>
          <w:color w:val="080808"/>
        </w:rPr>
        <w:br/>
      </w:r>
      <w:r>
        <w:rPr>
          <w:color w:val="080808"/>
        </w:rPr>
        <w:br/>
        <w:t xml:space="preserve">                  </w:t>
      </w:r>
      <w:r>
        <w:rPr>
          <w:color w:val="0033B3"/>
        </w:rPr>
        <w:t xml:space="preserve">const </w:t>
      </w:r>
      <w:r>
        <w:rPr>
          <w:color w:val="2196F3"/>
        </w:rPr>
        <w:t>SizedBox</w:t>
      </w:r>
      <w:r>
        <w:rPr>
          <w:color w:val="080808"/>
        </w:rPr>
        <w:t xml:space="preserve">(height: </w:t>
      </w:r>
      <w:r>
        <w:rPr>
          <w:color w:val="1750EB"/>
        </w:rPr>
        <w:t>8</w:t>
      </w:r>
      <w:r>
        <w:rPr>
          <w:color w:val="080808"/>
        </w:rPr>
        <w:t>),</w:t>
      </w:r>
      <w:r>
        <w:rPr>
          <w:color w:val="080808"/>
        </w:rPr>
        <w:br/>
      </w:r>
      <w:r>
        <w:rPr>
          <w:color w:val="080808"/>
        </w:rPr>
        <w:br/>
        <w:t xml:space="preserve">                  </w:t>
      </w:r>
      <w:r>
        <w:rPr>
          <w:i/>
          <w:iCs/>
          <w:color w:val="8C8C8C"/>
        </w:rPr>
        <w:t>// GIÁ + SỐ LƯỢNG</w:t>
      </w:r>
      <w:r>
        <w:rPr>
          <w:i/>
          <w:iCs/>
          <w:color w:val="8C8C8C"/>
        </w:rPr>
        <w:br/>
        <w:t xml:space="preserve">                  </w:t>
      </w:r>
      <w:r>
        <w:rPr>
          <w:color w:val="2196F3"/>
        </w:rPr>
        <w:t>Row</w:t>
      </w:r>
      <w:r>
        <w:rPr>
          <w:color w:val="080808"/>
        </w:rPr>
        <w:t>(</w:t>
      </w:r>
      <w:r>
        <w:rPr>
          <w:color w:val="080808"/>
        </w:rPr>
        <w:br/>
        <w:t xml:space="preserve">                    mainAxisAlignment: </w:t>
      </w:r>
      <w:r>
        <w:rPr>
          <w:color w:val="000000"/>
        </w:rPr>
        <w:t>MainAxisAlignment</w:t>
      </w:r>
      <w:r>
        <w:rPr>
          <w:color w:val="080808"/>
        </w:rPr>
        <w:t>.</w:t>
      </w:r>
      <w:r>
        <w:rPr>
          <w:color w:val="871094"/>
        </w:rPr>
        <w:t>spaceAround</w:t>
      </w:r>
      <w:r>
        <w:rPr>
          <w:color w:val="080808"/>
        </w:rPr>
        <w:t>,</w:t>
      </w:r>
      <w:r>
        <w:rPr>
          <w:color w:val="080808"/>
        </w:rPr>
        <w:br/>
        <w:t xml:space="preserve">                    children: [</w:t>
      </w:r>
      <w:r>
        <w:rPr>
          <w:color w:val="080808"/>
        </w:rPr>
        <w:br/>
        <w:t xml:space="preserve">                      </w:t>
      </w:r>
      <w:r>
        <w:rPr>
          <w:color w:val="2196F3"/>
        </w:rPr>
        <w:t>Row</w:t>
      </w:r>
      <w:r>
        <w:rPr>
          <w:color w:val="080808"/>
        </w:rPr>
        <w:t>(</w:t>
      </w:r>
      <w:r>
        <w:rPr>
          <w:color w:val="080808"/>
        </w:rPr>
        <w:br/>
        <w:t xml:space="preserve">                        children: [</w:t>
      </w:r>
      <w:r>
        <w:rPr>
          <w:color w:val="080808"/>
        </w:rPr>
        <w:br/>
        <w:t xml:space="preserve">                          </w:t>
      </w:r>
      <w:r>
        <w:rPr>
          <w:color w:val="0033B3"/>
        </w:rPr>
        <w:t xml:space="preserve">const </w:t>
      </w:r>
      <w:r>
        <w:rPr>
          <w:color w:val="2196F3"/>
        </w:rPr>
        <w:t>Icon</w:t>
      </w:r>
      <w:r>
        <w:rPr>
          <w:color w:val="080808"/>
        </w:rPr>
        <w:t>(</w:t>
      </w:r>
      <w:r>
        <w:rPr>
          <w:color w:val="000000"/>
        </w:rPr>
        <w:t>Icons</w:t>
      </w:r>
      <w:r>
        <w:rPr>
          <w:color w:val="080808"/>
        </w:rPr>
        <w:t>.</w:t>
      </w:r>
      <w:r>
        <w:rPr>
          <w:i/>
          <w:iCs/>
          <w:color w:val="871094"/>
        </w:rPr>
        <w:t>attach_money</w:t>
      </w:r>
      <w:r>
        <w:rPr>
          <w:color w:val="080808"/>
        </w:rPr>
        <w:t>,</w:t>
      </w:r>
      <w:r>
        <w:rPr>
          <w:color w:val="080808"/>
        </w:rPr>
        <w:br/>
        <w:t xml:space="preserve">                              color: </w:t>
      </w:r>
      <w:r>
        <w:rPr>
          <w:color w:val="000000"/>
        </w:rPr>
        <w:t>Colors</w:t>
      </w:r>
      <w:r>
        <w:rPr>
          <w:color w:val="080808"/>
        </w:rPr>
        <w:t>.</w:t>
      </w:r>
      <w:r>
        <w:rPr>
          <w:i/>
          <w:iCs/>
          <w:color w:val="871094"/>
        </w:rPr>
        <w:t>green</w:t>
      </w:r>
      <w:r>
        <w:rPr>
          <w:color w:val="080808"/>
        </w:rPr>
        <w:t xml:space="preserve">, size: </w:t>
      </w:r>
      <w:r>
        <w:rPr>
          <w:color w:val="1750EB"/>
        </w:rPr>
        <w:t>18</w:t>
      </w:r>
      <w:r>
        <w:rPr>
          <w:color w:val="080808"/>
        </w:rPr>
        <w:t>),</w:t>
      </w:r>
      <w:r>
        <w:rPr>
          <w:color w:val="080808"/>
        </w:rPr>
        <w:br/>
        <w:t xml:space="preserve">                          </w:t>
      </w:r>
      <w:r>
        <w:rPr>
          <w:color w:val="2196F3"/>
        </w:rPr>
        <w:t>Text</w:t>
      </w:r>
      <w:r>
        <w:rPr>
          <w:color w:val="080808"/>
        </w:rPr>
        <w:t>(</w:t>
      </w:r>
      <w:r>
        <w:rPr>
          <w:color w:val="080808"/>
        </w:rPr>
        <w:br/>
        <w:t xml:space="preserve">                            </w:t>
      </w:r>
      <w:r>
        <w:rPr>
          <w:color w:val="871094"/>
        </w:rPr>
        <w:t>linhkien</w:t>
      </w:r>
      <w:r>
        <w:rPr>
          <w:color w:val="080808"/>
        </w:rPr>
        <w:t>.</w:t>
      </w:r>
      <w:r>
        <w:rPr>
          <w:color w:val="871094"/>
        </w:rPr>
        <w:t>gia</w:t>
      </w:r>
      <w:r>
        <w:rPr>
          <w:color w:val="080808"/>
        </w:rPr>
        <w:t>.toStringAsFixed(</w:t>
      </w:r>
      <w:r>
        <w:rPr>
          <w:color w:val="1750EB"/>
        </w:rPr>
        <w:t>0</w:t>
      </w:r>
      <w:r>
        <w:rPr>
          <w:color w:val="080808"/>
        </w:rPr>
        <w:t>),</w:t>
      </w:r>
      <w:r>
        <w:rPr>
          <w:color w:val="080808"/>
        </w:rPr>
        <w:br/>
        <w:t xml:space="preserve">                            style: </w:t>
      </w:r>
      <w:r>
        <w:rPr>
          <w:color w:val="0033B3"/>
        </w:rPr>
        <w:t xml:space="preserve">const </w:t>
      </w:r>
      <w:r>
        <w:rPr>
          <w:color w:val="2196F3"/>
        </w:rPr>
        <w:t>TextStyle</w:t>
      </w:r>
      <w:r>
        <w:rPr>
          <w:color w:val="080808"/>
        </w:rPr>
        <w:t>(</w:t>
      </w:r>
      <w:r>
        <w:rPr>
          <w:color w:val="080808"/>
        </w:rPr>
        <w:br/>
        <w:t xml:space="preserve">                              color: </w:t>
      </w:r>
      <w:r>
        <w:rPr>
          <w:color w:val="000000"/>
        </w:rPr>
        <w:t>Colors</w:t>
      </w:r>
      <w:r>
        <w:rPr>
          <w:color w:val="080808"/>
        </w:rPr>
        <w:t>.</w:t>
      </w:r>
      <w:r>
        <w:rPr>
          <w:i/>
          <w:iCs/>
          <w:color w:val="871094"/>
        </w:rPr>
        <w:t>green</w:t>
      </w:r>
      <w:r>
        <w:rPr>
          <w:color w:val="080808"/>
        </w:rPr>
        <w:t>,</w:t>
      </w:r>
      <w:r>
        <w:rPr>
          <w:color w:val="080808"/>
        </w:rPr>
        <w:br/>
        <w:t xml:space="preserve">                              fontWeight: </w:t>
      </w:r>
      <w:r>
        <w:rPr>
          <w:color w:val="000000"/>
        </w:rPr>
        <w:t>FontWeight</w:t>
      </w:r>
      <w:r>
        <w:rPr>
          <w:color w:val="080808"/>
        </w:rPr>
        <w:t>.</w:t>
      </w:r>
      <w:r>
        <w:rPr>
          <w:i/>
          <w:iCs/>
          <w:color w:val="871094"/>
        </w:rPr>
        <w:t>bold</w:t>
      </w:r>
      <w:r>
        <w:rPr>
          <w:color w:val="080808"/>
        </w:rPr>
        <w:t>,</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2196F3"/>
        </w:rPr>
        <w:t>Row</w:t>
      </w:r>
      <w:r>
        <w:rPr>
          <w:color w:val="080808"/>
        </w:rPr>
        <w:t>(</w:t>
      </w:r>
      <w:r>
        <w:rPr>
          <w:color w:val="080808"/>
        </w:rPr>
        <w:br/>
      </w:r>
      <w:r>
        <w:rPr>
          <w:color w:val="080808"/>
        </w:rPr>
        <w:lastRenderedPageBreak/>
        <w:t xml:space="preserve">                        children: [</w:t>
      </w:r>
      <w:r>
        <w:rPr>
          <w:color w:val="080808"/>
        </w:rPr>
        <w:br/>
        <w:t xml:space="preserve">                          </w:t>
      </w:r>
      <w:r>
        <w:rPr>
          <w:color w:val="0033B3"/>
        </w:rPr>
        <w:t xml:space="preserve">const </w:t>
      </w:r>
      <w:r>
        <w:rPr>
          <w:color w:val="2196F3"/>
        </w:rPr>
        <w:t>Icon</w:t>
      </w:r>
      <w:r>
        <w:rPr>
          <w:color w:val="080808"/>
        </w:rPr>
        <w:t>(</w:t>
      </w:r>
      <w:r>
        <w:rPr>
          <w:color w:val="000000"/>
        </w:rPr>
        <w:t>Icons</w:t>
      </w:r>
      <w:r>
        <w:rPr>
          <w:color w:val="080808"/>
        </w:rPr>
        <w:t>.</w:t>
      </w:r>
      <w:r>
        <w:rPr>
          <w:i/>
          <w:iCs/>
          <w:color w:val="871094"/>
        </w:rPr>
        <w:t>bar_chart</w:t>
      </w:r>
      <w:r>
        <w:rPr>
          <w:color w:val="080808"/>
        </w:rPr>
        <w:t>,</w:t>
      </w:r>
      <w:r>
        <w:rPr>
          <w:color w:val="080808"/>
        </w:rPr>
        <w:br/>
        <w:t xml:space="preserve">                              color: </w:t>
      </w:r>
      <w:r>
        <w:rPr>
          <w:color w:val="000000"/>
        </w:rPr>
        <w:t>Colors</w:t>
      </w:r>
      <w:r>
        <w:rPr>
          <w:color w:val="080808"/>
        </w:rPr>
        <w:t>.</w:t>
      </w:r>
      <w:r>
        <w:rPr>
          <w:i/>
          <w:iCs/>
          <w:color w:val="871094"/>
        </w:rPr>
        <w:t>red</w:t>
      </w:r>
      <w:r>
        <w:rPr>
          <w:color w:val="080808"/>
        </w:rPr>
        <w:t xml:space="preserve">, size: </w:t>
      </w:r>
      <w:r>
        <w:rPr>
          <w:color w:val="1750EB"/>
        </w:rPr>
        <w:t>18</w:t>
      </w:r>
      <w:r>
        <w:rPr>
          <w:color w:val="080808"/>
        </w:rPr>
        <w:t>),</w:t>
      </w:r>
      <w:r>
        <w:rPr>
          <w:color w:val="080808"/>
        </w:rPr>
        <w:br/>
        <w:t xml:space="preserve">                          </w:t>
      </w:r>
      <w:r>
        <w:rPr>
          <w:color w:val="2196F3"/>
        </w:rPr>
        <w:t>Text</w:t>
      </w:r>
      <w:r>
        <w:rPr>
          <w:color w:val="080808"/>
        </w:rPr>
        <w:t>(</w:t>
      </w:r>
      <w:r>
        <w:rPr>
          <w:color w:val="080808"/>
        </w:rPr>
        <w:br/>
        <w:t xml:space="preserve">                            </w:t>
      </w:r>
      <w:r>
        <w:rPr>
          <w:color w:val="871094"/>
        </w:rPr>
        <w:t>linhkien</w:t>
      </w:r>
      <w:r>
        <w:rPr>
          <w:color w:val="080808"/>
        </w:rPr>
        <w:t>.</w:t>
      </w:r>
      <w:r>
        <w:rPr>
          <w:color w:val="871094"/>
        </w:rPr>
        <w:t>soluong</w:t>
      </w:r>
      <w:r>
        <w:rPr>
          <w:color w:val="080808"/>
        </w:rPr>
        <w:t>.toString(),</w:t>
      </w:r>
      <w:r>
        <w:rPr>
          <w:color w:val="080808"/>
        </w:rPr>
        <w:br/>
        <w:t xml:space="preserve">                            style: </w:t>
      </w:r>
      <w:r>
        <w:rPr>
          <w:color w:val="0033B3"/>
        </w:rPr>
        <w:t xml:space="preserve">const </w:t>
      </w:r>
      <w:r>
        <w:rPr>
          <w:color w:val="2196F3"/>
        </w:rPr>
        <w:t>TextStyle</w:t>
      </w:r>
      <w:r>
        <w:rPr>
          <w:color w:val="080808"/>
        </w:rPr>
        <w:t>(</w:t>
      </w:r>
      <w:r>
        <w:rPr>
          <w:color w:val="080808"/>
        </w:rPr>
        <w:br/>
        <w:t xml:space="preserve">                              color: </w:t>
      </w:r>
      <w:r>
        <w:rPr>
          <w:color w:val="000000"/>
        </w:rPr>
        <w:t>Colors</w:t>
      </w:r>
      <w:r>
        <w:rPr>
          <w:color w:val="080808"/>
        </w:rPr>
        <w:t>.</w:t>
      </w:r>
      <w:r>
        <w:rPr>
          <w:i/>
          <w:iCs/>
          <w:color w:val="871094"/>
        </w:rPr>
        <w:t>red</w:t>
      </w:r>
      <w:r>
        <w:rPr>
          <w:color w:val="080808"/>
        </w:rPr>
        <w:t>,</w:t>
      </w:r>
      <w:r>
        <w:rPr>
          <w:color w:val="080808"/>
        </w:rPr>
        <w:br/>
        <w:t xml:space="preserve">                              fontWeight: </w:t>
      </w:r>
      <w:r>
        <w:rPr>
          <w:color w:val="000000"/>
        </w:rPr>
        <w:t>FontWeight</w:t>
      </w:r>
      <w:r>
        <w:rPr>
          <w:color w:val="080808"/>
        </w:rPr>
        <w:t>.</w:t>
      </w:r>
      <w:r>
        <w:rPr>
          <w:i/>
          <w:iCs/>
          <w:color w:val="871094"/>
        </w:rPr>
        <w:t>bold</w:t>
      </w:r>
      <w:r>
        <w:rPr>
          <w:color w:val="080808"/>
        </w:rPr>
        <w:t>,</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w:t>
      </w:r>
      <w:r>
        <w:rPr>
          <w:i/>
          <w:iCs/>
          <w:color w:val="8C8C8C"/>
        </w:rPr>
        <w:t>// --- Nút SỬA (góc trái) ---</w:t>
      </w:r>
      <w:r>
        <w:rPr>
          <w:i/>
          <w:iCs/>
          <w:color w:val="8C8C8C"/>
        </w:rPr>
        <w:br/>
        <w:t xml:space="preserve">          </w:t>
      </w:r>
      <w:r>
        <w:rPr>
          <w:color w:val="2196F3"/>
        </w:rPr>
        <w:t>Positioned</w:t>
      </w:r>
      <w:r>
        <w:rPr>
          <w:color w:val="080808"/>
        </w:rPr>
        <w:t>(</w:t>
      </w:r>
      <w:r>
        <w:rPr>
          <w:color w:val="080808"/>
        </w:rPr>
        <w:br/>
        <w:t xml:space="preserve">            top: </w:t>
      </w:r>
      <w:r>
        <w:rPr>
          <w:color w:val="1750EB"/>
        </w:rPr>
        <w:t>0</w:t>
      </w:r>
      <w:r>
        <w:rPr>
          <w:color w:val="080808"/>
        </w:rPr>
        <w:t>,</w:t>
      </w:r>
      <w:r>
        <w:rPr>
          <w:color w:val="080808"/>
        </w:rPr>
        <w:br/>
        <w:t xml:space="preserve">            left: </w:t>
      </w:r>
      <w:r>
        <w:rPr>
          <w:color w:val="1750EB"/>
        </w:rPr>
        <w:t>0</w:t>
      </w:r>
      <w:r>
        <w:rPr>
          <w:color w:val="080808"/>
        </w:rPr>
        <w:t>,</w:t>
      </w:r>
      <w:r>
        <w:rPr>
          <w:color w:val="080808"/>
        </w:rPr>
        <w:br/>
        <w:t xml:space="preserve">            child: </w:t>
      </w:r>
      <w:r>
        <w:rPr>
          <w:color w:val="2196F3"/>
        </w:rPr>
        <w:t>IconButton</w:t>
      </w:r>
      <w:r>
        <w:rPr>
          <w:color w:val="080808"/>
        </w:rPr>
        <w:t>(</w:t>
      </w:r>
      <w:r>
        <w:rPr>
          <w:color w:val="080808"/>
        </w:rPr>
        <w:br/>
        <w:t xml:space="preserve">              icon: </w:t>
      </w:r>
      <w:r>
        <w:rPr>
          <w:color w:val="0033B3"/>
        </w:rPr>
        <w:t xml:space="preserve">const </w:t>
      </w:r>
      <w:r>
        <w:rPr>
          <w:color w:val="2196F3"/>
        </w:rPr>
        <w:t>Icon</w:t>
      </w:r>
      <w:r>
        <w:rPr>
          <w:color w:val="080808"/>
        </w:rPr>
        <w:t>(</w:t>
      </w:r>
      <w:r>
        <w:rPr>
          <w:color w:val="000000"/>
        </w:rPr>
        <w:t>Icons</w:t>
      </w:r>
      <w:r>
        <w:rPr>
          <w:color w:val="080808"/>
        </w:rPr>
        <w:t>.</w:t>
      </w:r>
      <w:r>
        <w:rPr>
          <w:i/>
          <w:iCs/>
          <w:color w:val="871094"/>
        </w:rPr>
        <w:t>edit</w:t>
      </w:r>
      <w:r>
        <w:rPr>
          <w:color w:val="080808"/>
        </w:rPr>
        <w:t xml:space="preserve">, color: </w:t>
      </w:r>
      <w:r>
        <w:rPr>
          <w:color w:val="000000"/>
        </w:rPr>
        <w:t>Colors</w:t>
      </w:r>
      <w:r>
        <w:rPr>
          <w:color w:val="080808"/>
        </w:rPr>
        <w:t>.</w:t>
      </w:r>
      <w:r>
        <w:rPr>
          <w:i/>
          <w:iCs/>
          <w:color w:val="871094"/>
        </w:rPr>
        <w:t>blueAccent</w:t>
      </w:r>
      <w:r>
        <w:rPr>
          <w:color w:val="080808"/>
        </w:rPr>
        <w:t>),</w:t>
      </w:r>
      <w:r>
        <w:rPr>
          <w:color w:val="080808"/>
        </w:rPr>
        <w:br/>
        <w:t xml:space="preserve">              tooltip: </w:t>
      </w:r>
      <w:r>
        <w:rPr>
          <w:color w:val="067D17"/>
        </w:rPr>
        <w:t>'Sửa giá &amp; số lượng'</w:t>
      </w:r>
      <w:r>
        <w:rPr>
          <w:color w:val="080808"/>
        </w:rPr>
        <w:t>,</w:t>
      </w:r>
      <w:r>
        <w:rPr>
          <w:color w:val="080808"/>
        </w:rPr>
        <w:br/>
        <w:t xml:space="preserve">              onPressed: </w:t>
      </w:r>
      <w:r>
        <w:rPr>
          <w:color w:val="871094"/>
        </w:rPr>
        <w:t>onEdit</w:t>
      </w:r>
      <w:r>
        <w:rPr>
          <w:color w:val="080808"/>
        </w:rPr>
        <w:t>,</w:t>
      </w:r>
      <w:r>
        <w:rPr>
          <w:color w:val="080808"/>
        </w:rPr>
        <w:br/>
        <w:t xml:space="preserve">            ),</w:t>
      </w:r>
      <w:r>
        <w:rPr>
          <w:color w:val="080808"/>
        </w:rPr>
        <w:br/>
        <w:t xml:space="preserve">          ),</w:t>
      </w:r>
      <w:r>
        <w:rPr>
          <w:color w:val="080808"/>
        </w:rPr>
        <w:br/>
      </w:r>
      <w:r>
        <w:rPr>
          <w:color w:val="080808"/>
        </w:rPr>
        <w:br/>
        <w:t xml:space="preserve">          </w:t>
      </w:r>
      <w:r>
        <w:rPr>
          <w:i/>
          <w:iCs/>
          <w:color w:val="8C8C8C"/>
        </w:rPr>
        <w:t>// --- Nút XÓA (góc phải) ---</w:t>
      </w:r>
      <w:r>
        <w:rPr>
          <w:i/>
          <w:iCs/>
          <w:color w:val="8C8C8C"/>
        </w:rPr>
        <w:br/>
        <w:t xml:space="preserve">          </w:t>
      </w:r>
      <w:r>
        <w:rPr>
          <w:color w:val="2196F3"/>
        </w:rPr>
        <w:t>Positioned</w:t>
      </w:r>
      <w:r>
        <w:rPr>
          <w:color w:val="080808"/>
        </w:rPr>
        <w:t>(</w:t>
      </w:r>
      <w:r>
        <w:rPr>
          <w:color w:val="080808"/>
        </w:rPr>
        <w:br/>
        <w:t xml:space="preserve">            top: </w:t>
      </w:r>
      <w:r>
        <w:rPr>
          <w:color w:val="1750EB"/>
        </w:rPr>
        <w:t>0</w:t>
      </w:r>
      <w:r>
        <w:rPr>
          <w:color w:val="080808"/>
        </w:rPr>
        <w:t>,</w:t>
      </w:r>
      <w:r>
        <w:rPr>
          <w:color w:val="080808"/>
        </w:rPr>
        <w:br/>
        <w:t xml:space="preserve">            right: </w:t>
      </w:r>
      <w:r>
        <w:rPr>
          <w:color w:val="1750EB"/>
        </w:rPr>
        <w:t>0</w:t>
      </w:r>
      <w:r>
        <w:rPr>
          <w:color w:val="080808"/>
        </w:rPr>
        <w:t>,</w:t>
      </w:r>
      <w:r>
        <w:rPr>
          <w:color w:val="080808"/>
        </w:rPr>
        <w:br/>
        <w:t xml:space="preserve">            child: </w:t>
      </w:r>
      <w:r>
        <w:rPr>
          <w:color w:val="2196F3"/>
        </w:rPr>
        <w:t>IconButton</w:t>
      </w:r>
      <w:r>
        <w:rPr>
          <w:color w:val="080808"/>
        </w:rPr>
        <w:t>(</w:t>
      </w:r>
      <w:r>
        <w:rPr>
          <w:color w:val="080808"/>
        </w:rPr>
        <w:br/>
        <w:t xml:space="preserve">              icon: </w:t>
      </w:r>
      <w:r>
        <w:rPr>
          <w:color w:val="0033B3"/>
        </w:rPr>
        <w:t xml:space="preserve">const </w:t>
      </w:r>
      <w:r>
        <w:rPr>
          <w:color w:val="2196F3"/>
        </w:rPr>
        <w:t>Icon</w:t>
      </w:r>
      <w:r>
        <w:rPr>
          <w:color w:val="080808"/>
        </w:rPr>
        <w:t>(</w:t>
      </w:r>
      <w:r>
        <w:rPr>
          <w:color w:val="000000"/>
        </w:rPr>
        <w:t>Icons</w:t>
      </w:r>
      <w:r>
        <w:rPr>
          <w:color w:val="080808"/>
        </w:rPr>
        <w:t>.</w:t>
      </w:r>
      <w:r>
        <w:rPr>
          <w:i/>
          <w:iCs/>
          <w:color w:val="871094"/>
        </w:rPr>
        <w:t>delete</w:t>
      </w:r>
      <w:r>
        <w:rPr>
          <w:color w:val="080808"/>
        </w:rPr>
        <w:t xml:space="preserve">, color: </w:t>
      </w:r>
      <w:r>
        <w:rPr>
          <w:color w:val="000000"/>
        </w:rPr>
        <w:t>Colors</w:t>
      </w:r>
      <w:r>
        <w:rPr>
          <w:color w:val="080808"/>
        </w:rPr>
        <w:t>.</w:t>
      </w:r>
      <w:r>
        <w:rPr>
          <w:i/>
          <w:iCs/>
          <w:color w:val="871094"/>
        </w:rPr>
        <w:t>red</w:t>
      </w:r>
      <w:r>
        <w:rPr>
          <w:color w:val="080808"/>
        </w:rPr>
        <w:t>),</w:t>
      </w:r>
      <w:r>
        <w:rPr>
          <w:color w:val="080808"/>
        </w:rPr>
        <w:br/>
        <w:t xml:space="preserve">              tooltip: </w:t>
      </w:r>
      <w:r>
        <w:rPr>
          <w:color w:val="067D17"/>
        </w:rPr>
        <w:t>'Xóa linh kiện'</w:t>
      </w:r>
      <w:r>
        <w:rPr>
          <w:color w:val="080808"/>
        </w:rPr>
        <w:t>,</w:t>
      </w:r>
      <w:r>
        <w:rPr>
          <w:color w:val="080808"/>
        </w:rPr>
        <w:br/>
        <w:t xml:space="preserve">              onPressed: </w:t>
      </w:r>
      <w:r>
        <w:rPr>
          <w:color w:val="871094"/>
        </w:rPr>
        <w:t>onDelete</w:t>
      </w:r>
      <w:r>
        <w:rPr>
          <w:color w:val="080808"/>
        </w:rPr>
        <w:t>,</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t>}</w:t>
      </w:r>
    </w:p>
    <w:p w14:paraId="793D27F4" w14:textId="77777777" w:rsidR="003C563D" w:rsidRDefault="003C563D" w:rsidP="00A15302">
      <w:pPr>
        <w:rPr>
          <w:rFonts w:asciiTheme="majorHAnsi" w:eastAsia="Times New Roman" w:hAnsiTheme="majorHAnsi" w:cstheme="majorHAnsi"/>
          <w:color w:val="000000" w:themeColor="text1"/>
          <w:sz w:val="28"/>
          <w:szCs w:val="28"/>
          <w:shd w:val="clear" w:color="auto" w:fill="FFFFFF"/>
        </w:rPr>
      </w:pPr>
    </w:p>
    <w:p w14:paraId="6AE1F277" w14:textId="0D41F1AC" w:rsidR="007409C3" w:rsidRPr="00F23D67" w:rsidRDefault="00A7333A" w:rsidP="00816ECE">
      <w:pPr>
        <w:pStyle w:val="ListParagraph"/>
        <w:numPr>
          <w:ilvl w:val="1"/>
          <w:numId w:val="1"/>
        </w:numPr>
        <w:ind w:left="450" w:hanging="450"/>
        <w:outlineLvl w:val="1"/>
        <w:rPr>
          <w:rFonts w:ascii="Times New Roman" w:eastAsia="Times New Roman" w:hAnsi="Times New Roman" w:cs="Times New Roman"/>
          <w:color w:val="000000" w:themeColor="text1"/>
          <w:sz w:val="28"/>
          <w:szCs w:val="28"/>
          <w:shd w:val="clear" w:color="auto" w:fill="FFFFFF"/>
        </w:rPr>
      </w:pPr>
      <w:bookmarkStart w:id="11" w:name="_Toc212401569"/>
      <w:r w:rsidRPr="00F23D67">
        <w:rPr>
          <w:rFonts w:ascii="Times New Roman" w:eastAsia="Times New Roman" w:hAnsi="Times New Roman" w:cs="Times New Roman"/>
          <w:b/>
          <w:bCs/>
          <w:color w:val="000000" w:themeColor="text1"/>
          <w:sz w:val="28"/>
          <w:szCs w:val="28"/>
          <w:shd w:val="clear" w:color="auto" w:fill="FFFFFF"/>
        </w:rPr>
        <w:t>Kết Quả Demo</w:t>
      </w:r>
      <w:bookmarkEnd w:id="11"/>
    </w:p>
    <w:p w14:paraId="718B9454" w14:textId="77777777" w:rsidR="00D36E50" w:rsidRPr="00F23D67" w:rsidRDefault="00D36E50" w:rsidP="00D36E50">
      <w:pPr>
        <w:jc w:val="center"/>
        <w:rPr>
          <w:rFonts w:ascii="Times New Roman" w:eastAsia="Times New Roman" w:hAnsi="Times New Roman" w:cs="Times New Roman"/>
          <w:b/>
          <w:bCs/>
          <w:color w:val="000000" w:themeColor="text1"/>
          <w:sz w:val="28"/>
          <w:szCs w:val="28"/>
          <w:shd w:val="clear" w:color="auto" w:fill="FFFFFF"/>
        </w:rPr>
      </w:pPr>
      <w:r w:rsidRPr="00F23D67">
        <w:rPr>
          <w:rFonts w:ascii="Times New Roman" w:eastAsia="Times New Roman" w:hAnsi="Times New Roman" w:cs="Times New Roman"/>
          <w:b/>
          <w:bCs/>
          <w:color w:val="000000" w:themeColor="text1"/>
          <w:sz w:val="28"/>
          <w:szCs w:val="28"/>
          <w:shd w:val="clear" w:color="auto" w:fill="FFFFFF"/>
        </w:rPr>
        <w:t>Quản Lý Cửa Hàng Linh Kiện Điện tử</w:t>
      </w:r>
    </w:p>
    <w:p w14:paraId="22128B3C" w14:textId="14B61A3B" w:rsidR="00D36E50" w:rsidRDefault="00D36E50" w:rsidP="00D36E50">
      <w:pPr>
        <w:rPr>
          <w:rFonts w:asciiTheme="majorHAnsi" w:eastAsia="Times New Roman" w:hAnsiTheme="majorHAnsi" w:cstheme="majorHAnsi"/>
          <w:b/>
          <w:bCs/>
          <w:color w:val="000000" w:themeColor="text1"/>
          <w:sz w:val="28"/>
          <w:szCs w:val="28"/>
          <w:shd w:val="clear" w:color="auto" w:fill="FFFFFF"/>
        </w:rPr>
      </w:pPr>
      <w:r>
        <w:rPr>
          <w:rFonts w:asciiTheme="majorHAnsi" w:eastAsia="Times New Roman" w:hAnsiTheme="majorHAnsi" w:cstheme="majorHAnsi"/>
          <w:b/>
          <w:bCs/>
          <w:color w:val="000000" w:themeColor="text1"/>
          <w:sz w:val="28"/>
          <w:szCs w:val="28"/>
          <w:shd w:val="clear" w:color="auto" w:fill="FFFFFF"/>
        </w:rPr>
        <w:t xml:space="preserve">Sau khi chạy: </w:t>
      </w:r>
    </w:p>
    <w:p w14:paraId="4F1AB21F" w14:textId="77777777" w:rsidR="00741C98" w:rsidRDefault="00741C98" w:rsidP="00741C98">
      <w:pPr>
        <w:pStyle w:val="HTMLPreformatted"/>
        <w:shd w:val="clear" w:color="auto" w:fill="FFFFFF"/>
        <w:rPr>
          <w:color w:val="080808"/>
        </w:rPr>
      </w:pPr>
      <w:r>
        <w:rPr>
          <w:color w:val="0033B3"/>
        </w:rPr>
        <w:t xml:space="preserve">import </w:t>
      </w:r>
      <w:r>
        <w:rPr>
          <w:color w:val="067D17"/>
        </w:rPr>
        <w:t>'package:flutter/material.dart'</w:t>
      </w:r>
      <w:r>
        <w:rPr>
          <w:color w:val="080808"/>
        </w:rPr>
        <w:t>;</w:t>
      </w:r>
      <w:r>
        <w:rPr>
          <w:color w:val="080808"/>
        </w:rPr>
        <w:br/>
      </w:r>
      <w:r>
        <w:rPr>
          <w:color w:val="0033B3"/>
        </w:rPr>
        <w:t xml:space="preserve">import </w:t>
      </w:r>
      <w:r>
        <w:rPr>
          <w:color w:val="067D17"/>
        </w:rPr>
        <w:t>'user/view/component_screen.dart'</w:t>
      </w:r>
      <w:r>
        <w:rPr>
          <w:color w:val="080808"/>
        </w:rPr>
        <w:t>;</w:t>
      </w:r>
      <w:r>
        <w:rPr>
          <w:color w:val="080808"/>
        </w:rPr>
        <w:br/>
      </w:r>
      <w:r>
        <w:rPr>
          <w:color w:val="0033B3"/>
        </w:rPr>
        <w:t xml:space="preserve">import </w:t>
      </w:r>
      <w:r>
        <w:rPr>
          <w:color w:val="067D17"/>
        </w:rPr>
        <w:t>'user/db/LinhKienDatabaseHelper.dart'</w:t>
      </w:r>
      <w:r>
        <w:rPr>
          <w:color w:val="080808"/>
        </w:rPr>
        <w:t>;</w:t>
      </w:r>
      <w:r>
        <w:rPr>
          <w:color w:val="080808"/>
        </w:rPr>
        <w:br/>
      </w:r>
      <w:r>
        <w:rPr>
          <w:color w:val="080808"/>
        </w:rPr>
        <w:br/>
      </w:r>
      <w:r>
        <w:rPr>
          <w:color w:val="0033B3"/>
        </w:rPr>
        <w:t xml:space="preserve">void </w:t>
      </w:r>
      <w:r>
        <w:rPr>
          <w:color w:val="00627A"/>
        </w:rPr>
        <w:t>main</w:t>
      </w:r>
      <w:r>
        <w:rPr>
          <w:color w:val="080808"/>
        </w:rPr>
        <w:t xml:space="preserve">() </w:t>
      </w:r>
      <w:r>
        <w:rPr>
          <w:color w:val="0033B3"/>
        </w:rPr>
        <w:t xml:space="preserve">async </w:t>
      </w:r>
      <w:r>
        <w:rPr>
          <w:color w:val="080808"/>
        </w:rPr>
        <w:t>{</w:t>
      </w:r>
      <w:r>
        <w:rPr>
          <w:color w:val="080808"/>
        </w:rPr>
        <w:br/>
        <w:t xml:space="preserve">  </w:t>
      </w:r>
      <w:r>
        <w:rPr>
          <w:color w:val="000000"/>
        </w:rPr>
        <w:t>WidgetsFlutterBinding</w:t>
      </w:r>
      <w:r>
        <w:rPr>
          <w:color w:val="080808"/>
        </w:rPr>
        <w:t>.</w:t>
      </w:r>
      <w:r>
        <w:rPr>
          <w:i/>
          <w:iCs/>
          <w:color w:val="00627A"/>
        </w:rPr>
        <w:t>ensureInitialized</w:t>
      </w:r>
      <w:r>
        <w:rPr>
          <w:color w:val="080808"/>
        </w:rPr>
        <w:t>();</w:t>
      </w:r>
      <w:r>
        <w:rPr>
          <w:color w:val="080808"/>
        </w:rPr>
        <w:br/>
      </w:r>
      <w:r>
        <w:rPr>
          <w:color w:val="080808"/>
        </w:rPr>
        <w:lastRenderedPageBreak/>
        <w:t xml:space="preserve">  </w:t>
      </w:r>
      <w:r>
        <w:rPr>
          <w:color w:val="0033B3"/>
        </w:rPr>
        <w:t xml:space="preserve">await </w:t>
      </w:r>
      <w:r>
        <w:rPr>
          <w:color w:val="000000"/>
        </w:rPr>
        <w:t>LinhkienDatabaseHelper</w:t>
      </w:r>
      <w:r>
        <w:rPr>
          <w:color w:val="080808"/>
        </w:rPr>
        <w:t>.</w:t>
      </w:r>
      <w:r>
        <w:rPr>
          <w:i/>
          <w:iCs/>
          <w:color w:val="871094"/>
        </w:rPr>
        <w:t>instance</w:t>
      </w:r>
      <w:r>
        <w:rPr>
          <w:color w:val="080808"/>
        </w:rPr>
        <w:t>.</w:t>
      </w:r>
      <w:r>
        <w:rPr>
          <w:color w:val="871094"/>
        </w:rPr>
        <w:t>database</w:t>
      </w:r>
      <w:r>
        <w:rPr>
          <w:color w:val="080808"/>
        </w:rPr>
        <w:t xml:space="preserve">; </w:t>
      </w:r>
      <w:r>
        <w:rPr>
          <w:i/>
          <w:iCs/>
          <w:color w:val="8C8C8C"/>
        </w:rPr>
        <w:t>// phải có dòng này</w:t>
      </w:r>
      <w:r>
        <w:rPr>
          <w:i/>
          <w:iCs/>
          <w:color w:val="8C8C8C"/>
        </w:rPr>
        <w:br/>
        <w:t xml:space="preserve">  </w:t>
      </w:r>
      <w:r>
        <w:rPr>
          <w:color w:val="080808"/>
        </w:rPr>
        <w:t>runApp(</w:t>
      </w:r>
      <w:r>
        <w:rPr>
          <w:color w:val="0033B3"/>
        </w:rPr>
        <w:t xml:space="preserve">const </w:t>
      </w:r>
      <w:r>
        <w:rPr>
          <w:color w:val="2196F3"/>
        </w:rPr>
        <w:t>MyApp</w:t>
      </w:r>
      <w:r>
        <w:rPr>
          <w:color w:val="080808"/>
        </w:rPr>
        <w:t>());</w:t>
      </w:r>
      <w:r>
        <w:rPr>
          <w:color w:val="080808"/>
        </w:rPr>
        <w:br/>
        <w:t>}</w:t>
      </w:r>
      <w:r>
        <w:rPr>
          <w:color w:val="080808"/>
        </w:rPr>
        <w:br/>
      </w:r>
      <w:r>
        <w:rPr>
          <w:color w:val="080808"/>
        </w:rPr>
        <w:br/>
      </w:r>
      <w:r>
        <w:rPr>
          <w:color w:val="0033B3"/>
        </w:rPr>
        <w:t xml:space="preserve">class </w:t>
      </w:r>
      <w:r>
        <w:rPr>
          <w:color w:val="000000"/>
        </w:rPr>
        <w:t xml:space="preserve">MyApp </w:t>
      </w:r>
      <w:r>
        <w:rPr>
          <w:color w:val="0033B3"/>
        </w:rPr>
        <w:t xml:space="preserve">extends </w:t>
      </w:r>
      <w:r>
        <w:rPr>
          <w:color w:val="000000"/>
        </w:rPr>
        <w:t xml:space="preserve">StatelessWidget </w:t>
      </w:r>
      <w:r>
        <w:rPr>
          <w:color w:val="080808"/>
        </w:rPr>
        <w:t>{</w:t>
      </w:r>
      <w:r>
        <w:rPr>
          <w:color w:val="080808"/>
        </w:rPr>
        <w:br/>
        <w:t xml:space="preserve">  </w:t>
      </w:r>
      <w:r>
        <w:rPr>
          <w:color w:val="0033B3"/>
        </w:rPr>
        <w:t xml:space="preserve">const </w:t>
      </w:r>
      <w:r>
        <w:rPr>
          <w:color w:val="000000"/>
        </w:rPr>
        <w:t>MyApp</w:t>
      </w:r>
      <w:r>
        <w:rPr>
          <w:color w:val="080808"/>
        </w:rPr>
        <w:t>({</w:t>
      </w:r>
      <w:r>
        <w:rPr>
          <w:color w:val="0033B3"/>
        </w:rPr>
        <w:t>super</w:t>
      </w:r>
      <w:r>
        <w:rPr>
          <w:color w:val="080808"/>
        </w:rPr>
        <w:t>.key});</w:t>
      </w:r>
      <w:r>
        <w:rPr>
          <w:color w:val="080808"/>
        </w:rPr>
        <w:br/>
      </w:r>
      <w:r>
        <w:rPr>
          <w:color w:val="080808"/>
        </w:rPr>
        <w:br/>
        <w:t xml:space="preserve">  </w:t>
      </w:r>
      <w:r>
        <w:rPr>
          <w:color w:val="9E880D"/>
        </w:rPr>
        <w:t>@override</w:t>
      </w:r>
      <w:r>
        <w:rPr>
          <w:color w:val="9E880D"/>
        </w:rPr>
        <w:br/>
        <w:t xml:space="preserve">  </w:t>
      </w:r>
      <w:r>
        <w:rPr>
          <w:color w:val="000000"/>
        </w:rPr>
        <w:t xml:space="preserve">Widget </w:t>
      </w:r>
      <w:r>
        <w:rPr>
          <w:color w:val="00627A"/>
        </w:rPr>
        <w:t>build</w:t>
      </w:r>
      <w:r>
        <w:rPr>
          <w:color w:val="080808"/>
        </w:rPr>
        <w:t>(</w:t>
      </w:r>
      <w:r>
        <w:rPr>
          <w:color w:val="000000"/>
        </w:rPr>
        <w:t xml:space="preserve">BuildContext </w:t>
      </w:r>
      <w:r>
        <w:rPr>
          <w:color w:val="080808"/>
        </w:rPr>
        <w:t>context) {</w:t>
      </w:r>
      <w:r>
        <w:rPr>
          <w:color w:val="080808"/>
        </w:rPr>
        <w:br/>
        <w:t xml:space="preserve">    </w:t>
      </w:r>
      <w:r>
        <w:rPr>
          <w:color w:val="0033B3"/>
        </w:rPr>
        <w:t xml:space="preserve">return </w:t>
      </w:r>
      <w:r>
        <w:rPr>
          <w:color w:val="2196F3"/>
        </w:rPr>
        <w:t>MaterialApp</w:t>
      </w:r>
      <w:r>
        <w:rPr>
          <w:color w:val="080808"/>
        </w:rPr>
        <w:t>(</w:t>
      </w:r>
      <w:r>
        <w:rPr>
          <w:color w:val="080808"/>
        </w:rPr>
        <w:br/>
        <w:t xml:space="preserve">      debugShowCheckedModeBanner: </w:t>
      </w:r>
      <w:r>
        <w:rPr>
          <w:color w:val="0033B3"/>
        </w:rPr>
        <w:t>false</w:t>
      </w:r>
      <w:r>
        <w:rPr>
          <w:color w:val="080808"/>
        </w:rPr>
        <w:t>,</w:t>
      </w:r>
      <w:r>
        <w:rPr>
          <w:color w:val="080808"/>
        </w:rPr>
        <w:br/>
        <w:t xml:space="preserve">      title: </w:t>
      </w:r>
      <w:r>
        <w:rPr>
          <w:color w:val="067D17"/>
        </w:rPr>
        <w:t>'Điện tử Quý-Huy'</w:t>
      </w:r>
      <w:r>
        <w:rPr>
          <w:color w:val="080808"/>
        </w:rPr>
        <w:t>,</w:t>
      </w:r>
      <w:r>
        <w:rPr>
          <w:color w:val="080808"/>
        </w:rPr>
        <w:br/>
        <w:t xml:space="preserve">      theme: </w:t>
      </w:r>
      <w:r>
        <w:rPr>
          <w:color w:val="2196F3"/>
        </w:rPr>
        <w:t>ThemeData</w:t>
      </w:r>
      <w:r>
        <w:rPr>
          <w:color w:val="080808"/>
        </w:rPr>
        <w:t>(</w:t>
      </w:r>
      <w:r>
        <w:rPr>
          <w:color w:val="080808"/>
        </w:rPr>
        <w:br/>
        <w:t xml:space="preserve">        colorScheme: </w:t>
      </w:r>
      <w:r>
        <w:rPr>
          <w:color w:val="2196F3"/>
        </w:rPr>
        <w:t>ColorScheme</w:t>
      </w:r>
      <w:r>
        <w:rPr>
          <w:color w:val="080808"/>
        </w:rPr>
        <w:t>.</w:t>
      </w:r>
      <w:r>
        <w:rPr>
          <w:color w:val="2196F3"/>
        </w:rPr>
        <w:t>fromSeed</w:t>
      </w:r>
      <w:r>
        <w:rPr>
          <w:color w:val="080808"/>
        </w:rPr>
        <w:t xml:space="preserve">(seedColor: </w:t>
      </w:r>
      <w:r>
        <w:rPr>
          <w:color w:val="000000"/>
        </w:rPr>
        <w:t>Colors</w:t>
      </w:r>
      <w:r>
        <w:rPr>
          <w:color w:val="080808"/>
        </w:rPr>
        <w:t>.</w:t>
      </w:r>
      <w:r>
        <w:rPr>
          <w:i/>
          <w:iCs/>
          <w:color w:val="871094"/>
        </w:rPr>
        <w:t>blueAccent</w:t>
      </w:r>
      <w:r>
        <w:rPr>
          <w:color w:val="080808"/>
        </w:rPr>
        <w:t>),</w:t>
      </w:r>
      <w:r>
        <w:rPr>
          <w:color w:val="080808"/>
        </w:rPr>
        <w:br/>
        <w:t xml:space="preserve">        useMaterial3: </w:t>
      </w:r>
      <w:r>
        <w:rPr>
          <w:color w:val="0033B3"/>
        </w:rPr>
        <w:t>true</w:t>
      </w:r>
      <w:r>
        <w:rPr>
          <w:color w:val="080808"/>
        </w:rPr>
        <w:t>,</w:t>
      </w:r>
      <w:r>
        <w:rPr>
          <w:color w:val="080808"/>
        </w:rPr>
        <w:br/>
        <w:t xml:space="preserve">      ),</w:t>
      </w:r>
      <w:r>
        <w:rPr>
          <w:color w:val="080808"/>
        </w:rPr>
        <w:br/>
        <w:t xml:space="preserve">      home: </w:t>
      </w:r>
      <w:r>
        <w:rPr>
          <w:color w:val="0033B3"/>
        </w:rPr>
        <w:t xml:space="preserve">const </w:t>
      </w:r>
      <w:r>
        <w:rPr>
          <w:color w:val="2196F3"/>
        </w:rPr>
        <w:t>ComponentScreen</w:t>
      </w:r>
      <w:r>
        <w:rPr>
          <w:color w:val="080808"/>
        </w:rPr>
        <w:t>(),</w:t>
      </w:r>
      <w:r>
        <w:rPr>
          <w:color w:val="080808"/>
        </w:rPr>
        <w:br/>
        <w:t xml:space="preserve">    );</w:t>
      </w:r>
      <w:r>
        <w:rPr>
          <w:color w:val="080808"/>
        </w:rPr>
        <w:br/>
        <w:t xml:space="preserve">  }</w:t>
      </w:r>
      <w:r>
        <w:rPr>
          <w:color w:val="080808"/>
        </w:rPr>
        <w:br/>
        <w:t>}</w:t>
      </w:r>
    </w:p>
    <w:p w14:paraId="3E608BAE" w14:textId="2A2716B4" w:rsidR="00D36E50" w:rsidRPr="00490607" w:rsidRDefault="00EB4CF6" w:rsidP="00EB4CF6">
      <w:pPr>
        <w:pStyle w:val="ListParagraph"/>
        <w:numPr>
          <w:ilvl w:val="0"/>
          <w:numId w:val="16"/>
        </w:numPr>
        <w:rPr>
          <w:rFonts w:ascii="Times New Roman" w:eastAsia="Times New Roman" w:hAnsi="Times New Roman" w:cs="Times New Roman"/>
          <w:b/>
          <w:bCs/>
          <w:color w:val="000000" w:themeColor="text1"/>
          <w:sz w:val="28"/>
          <w:szCs w:val="28"/>
          <w:shd w:val="clear" w:color="auto" w:fill="FFFFFF"/>
        </w:rPr>
      </w:pPr>
      <w:r w:rsidRPr="00490607">
        <w:rPr>
          <w:rFonts w:ascii="Times New Roman" w:eastAsia="Times New Roman" w:hAnsi="Times New Roman" w:cs="Times New Roman"/>
          <w:b/>
          <w:bCs/>
          <w:color w:val="000000" w:themeColor="text1"/>
          <w:sz w:val="28"/>
          <w:szCs w:val="28"/>
          <w:shd w:val="clear" w:color="auto" w:fill="FFFFFF"/>
        </w:rPr>
        <w:t xml:space="preserve">Sẽ có file </w:t>
      </w:r>
      <w:r w:rsidR="008D552E" w:rsidRPr="00490607">
        <w:rPr>
          <w:rFonts w:ascii="Times New Roman" w:eastAsia="Times New Roman" w:hAnsi="Times New Roman" w:cs="Times New Roman"/>
          <w:b/>
          <w:bCs/>
          <w:color w:val="000000" w:themeColor="text1"/>
          <w:sz w:val="28"/>
          <w:szCs w:val="28"/>
          <w:shd w:val="clear" w:color="auto" w:fill="FFFFFF"/>
        </w:rPr>
        <w:t>sqlite database trên điện thoại của chúng ta:</w:t>
      </w:r>
    </w:p>
    <w:p w14:paraId="3B3BAABE" w14:textId="23C9757E" w:rsidR="008D552E" w:rsidRDefault="00071BD1" w:rsidP="008D552E">
      <w:r w:rsidRPr="00071BD1">
        <w:rPr>
          <w:rFonts w:asciiTheme="majorHAnsi" w:eastAsia="Times New Roman" w:hAnsiTheme="majorHAnsi" w:cstheme="majorHAnsi"/>
          <w:b/>
          <w:bCs/>
          <w:noProof/>
          <w:color w:val="000000" w:themeColor="text1"/>
          <w:sz w:val="28"/>
          <w:szCs w:val="28"/>
          <w:shd w:val="clear" w:color="auto" w:fill="FFFFFF"/>
        </w:rPr>
        <w:drawing>
          <wp:inline distT="0" distB="0" distL="0" distR="0" wp14:anchorId="522FFF50" wp14:editId="7ECEA010">
            <wp:extent cx="2849880" cy="1718234"/>
            <wp:effectExtent l="0" t="0" r="7620" b="0"/>
            <wp:docPr id="188917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4212" name=""/>
                    <pic:cNvPicPr/>
                  </pic:nvPicPr>
                  <pic:blipFill>
                    <a:blip r:embed="rId48"/>
                    <a:stretch>
                      <a:fillRect/>
                    </a:stretch>
                  </pic:blipFill>
                  <pic:spPr>
                    <a:xfrm>
                      <a:off x="0" y="0"/>
                      <a:ext cx="2857696" cy="1722947"/>
                    </a:xfrm>
                    <a:prstGeom prst="rect">
                      <a:avLst/>
                    </a:prstGeom>
                  </pic:spPr>
                </pic:pic>
              </a:graphicData>
            </a:graphic>
          </wp:inline>
        </w:drawing>
      </w:r>
      <w:r w:rsidR="00975A08" w:rsidRPr="00975A08">
        <w:rPr>
          <w:noProof/>
        </w:rPr>
        <w:t xml:space="preserve"> </w:t>
      </w:r>
      <w:r w:rsidR="00975A08" w:rsidRPr="00975A08">
        <w:rPr>
          <w:rFonts w:asciiTheme="majorHAnsi" w:eastAsia="Times New Roman" w:hAnsiTheme="majorHAnsi" w:cstheme="majorHAnsi"/>
          <w:b/>
          <w:bCs/>
          <w:noProof/>
          <w:color w:val="000000" w:themeColor="text1"/>
          <w:sz w:val="28"/>
          <w:szCs w:val="28"/>
          <w:shd w:val="clear" w:color="auto" w:fill="FFFFFF"/>
        </w:rPr>
        <w:drawing>
          <wp:inline distT="0" distB="0" distL="0" distR="0" wp14:anchorId="29A32824" wp14:editId="734CFC07">
            <wp:extent cx="2757170" cy="1714331"/>
            <wp:effectExtent l="0" t="0" r="5080" b="635"/>
            <wp:docPr id="8043855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5525" name="Picture 1" descr="A screenshot of a computer code&#10;&#10;AI-generated content may be incorrect."/>
                    <pic:cNvPicPr/>
                  </pic:nvPicPr>
                  <pic:blipFill>
                    <a:blip r:embed="rId49"/>
                    <a:stretch>
                      <a:fillRect/>
                    </a:stretch>
                  </pic:blipFill>
                  <pic:spPr>
                    <a:xfrm>
                      <a:off x="0" y="0"/>
                      <a:ext cx="2787328" cy="1733082"/>
                    </a:xfrm>
                    <a:prstGeom prst="rect">
                      <a:avLst/>
                    </a:prstGeom>
                  </pic:spPr>
                </pic:pic>
              </a:graphicData>
            </a:graphic>
          </wp:inline>
        </w:drawing>
      </w:r>
    </w:p>
    <w:p w14:paraId="7B0144C9" w14:textId="366FF5AF" w:rsidR="006F607F" w:rsidRPr="00490607" w:rsidRDefault="009063E6" w:rsidP="00490607">
      <w:pPr>
        <w:ind w:left="450"/>
        <w:rPr>
          <w:rFonts w:ascii="Times New Roman" w:eastAsia="Times New Roman" w:hAnsi="Times New Roman" w:cs="Times New Roman"/>
          <w:b/>
          <w:bCs/>
          <w:color w:val="000000" w:themeColor="text1"/>
          <w:sz w:val="28"/>
          <w:szCs w:val="28"/>
          <w:shd w:val="clear" w:color="auto" w:fill="FFFFFF"/>
        </w:rPr>
      </w:pPr>
      <w:r w:rsidRPr="00490607">
        <w:rPr>
          <w:rFonts w:ascii="Times New Roman" w:hAnsi="Times New Roman" w:cs="Times New Roman"/>
          <w:noProof/>
          <w:sz w:val="28"/>
          <w:szCs w:val="28"/>
        </w:rPr>
        <w:t>Demo:</w:t>
      </w:r>
    </w:p>
    <w:p w14:paraId="68780D70" w14:textId="77777777" w:rsidR="0074631D" w:rsidRPr="00A7333A" w:rsidRDefault="0074631D" w:rsidP="00A7333A">
      <w:pPr>
        <w:rPr>
          <w:rFonts w:asciiTheme="majorHAnsi" w:eastAsia="Times New Roman" w:hAnsiTheme="majorHAnsi" w:cstheme="majorHAnsi"/>
          <w:color w:val="000000" w:themeColor="text1"/>
          <w:sz w:val="28"/>
          <w:szCs w:val="28"/>
          <w:shd w:val="clear" w:color="auto" w:fill="FFFFFF"/>
        </w:rPr>
      </w:pPr>
    </w:p>
    <w:p w14:paraId="2E94E918" w14:textId="1806E4E3" w:rsidR="00981E8F" w:rsidRDefault="00D61FBE" w:rsidP="00620D16">
      <w:pPr>
        <w:jc w:val="center"/>
        <w:rPr>
          <w:rFonts w:asciiTheme="majorHAnsi" w:eastAsia="Times New Roman" w:hAnsiTheme="majorHAnsi" w:cstheme="majorHAnsi"/>
          <w:color w:val="000000" w:themeColor="text1"/>
          <w:sz w:val="28"/>
          <w:szCs w:val="28"/>
          <w:shd w:val="clear" w:color="auto" w:fill="FFFFFF"/>
        </w:rPr>
      </w:pPr>
      <w:r w:rsidRPr="00D61FBE">
        <w:rPr>
          <w:rFonts w:asciiTheme="majorHAnsi" w:eastAsia="Times New Roman" w:hAnsiTheme="majorHAnsi" w:cstheme="majorHAnsi"/>
          <w:noProof/>
          <w:color w:val="000000" w:themeColor="text1"/>
          <w:sz w:val="28"/>
          <w:szCs w:val="28"/>
          <w:shd w:val="clear" w:color="auto" w:fill="FFFFFF"/>
        </w:rPr>
        <w:lastRenderedPageBreak/>
        <w:drawing>
          <wp:inline distT="0" distB="0" distL="0" distR="0" wp14:anchorId="5C41E076" wp14:editId="664D0973">
            <wp:extent cx="3858163" cy="3477110"/>
            <wp:effectExtent l="0" t="0" r="9525" b="9525"/>
            <wp:docPr id="6954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34920" name=""/>
                    <pic:cNvPicPr/>
                  </pic:nvPicPr>
                  <pic:blipFill>
                    <a:blip r:embed="rId50"/>
                    <a:stretch>
                      <a:fillRect/>
                    </a:stretch>
                  </pic:blipFill>
                  <pic:spPr>
                    <a:xfrm>
                      <a:off x="0" y="0"/>
                      <a:ext cx="3858163" cy="3477110"/>
                    </a:xfrm>
                    <a:prstGeom prst="rect">
                      <a:avLst/>
                    </a:prstGeom>
                  </pic:spPr>
                </pic:pic>
              </a:graphicData>
            </a:graphic>
          </wp:inline>
        </w:drawing>
      </w:r>
      <w:r w:rsidR="00620D16" w:rsidRPr="00620D16">
        <w:rPr>
          <w:rFonts w:asciiTheme="majorHAnsi" w:eastAsia="Times New Roman" w:hAnsiTheme="majorHAnsi" w:cstheme="majorHAnsi"/>
          <w:noProof/>
          <w:color w:val="000000" w:themeColor="text1"/>
          <w:sz w:val="28"/>
          <w:szCs w:val="28"/>
          <w:shd w:val="clear" w:color="auto" w:fill="FFFFFF"/>
        </w:rPr>
        <w:drawing>
          <wp:inline distT="0" distB="0" distL="0" distR="0" wp14:anchorId="3F8C201C" wp14:editId="64CFEEBE">
            <wp:extent cx="3840480" cy="1411683"/>
            <wp:effectExtent l="0" t="0" r="7620" b="0"/>
            <wp:docPr id="2797991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9171" name="Picture 1" descr="A screenshot of a phone&#10;&#10;AI-generated content may be incorrect."/>
                    <pic:cNvPicPr/>
                  </pic:nvPicPr>
                  <pic:blipFill>
                    <a:blip r:embed="rId51"/>
                    <a:stretch>
                      <a:fillRect/>
                    </a:stretch>
                  </pic:blipFill>
                  <pic:spPr>
                    <a:xfrm>
                      <a:off x="0" y="0"/>
                      <a:ext cx="3847875" cy="1414401"/>
                    </a:xfrm>
                    <a:prstGeom prst="rect">
                      <a:avLst/>
                    </a:prstGeom>
                  </pic:spPr>
                </pic:pic>
              </a:graphicData>
            </a:graphic>
          </wp:inline>
        </w:drawing>
      </w:r>
    </w:p>
    <w:p w14:paraId="7E351E7F" w14:textId="257DA81D" w:rsidR="00620D16" w:rsidRDefault="001C4163" w:rsidP="00620D16">
      <w:pPr>
        <w:jc w:val="center"/>
        <w:rPr>
          <w:rFonts w:asciiTheme="majorHAnsi" w:eastAsia="Times New Roman" w:hAnsiTheme="majorHAnsi" w:cstheme="majorHAnsi"/>
          <w:color w:val="000000" w:themeColor="text1"/>
          <w:sz w:val="28"/>
          <w:szCs w:val="28"/>
          <w:shd w:val="clear" w:color="auto" w:fill="FFFFFF"/>
        </w:rPr>
      </w:pPr>
      <w:r w:rsidRPr="001C4163">
        <w:rPr>
          <w:rFonts w:asciiTheme="majorHAnsi" w:eastAsia="Times New Roman" w:hAnsiTheme="majorHAnsi" w:cstheme="majorHAnsi"/>
          <w:noProof/>
          <w:color w:val="000000" w:themeColor="text1"/>
          <w:sz w:val="28"/>
          <w:szCs w:val="28"/>
          <w:shd w:val="clear" w:color="auto" w:fill="FFFFFF"/>
        </w:rPr>
        <w:drawing>
          <wp:inline distT="0" distB="0" distL="0" distR="0" wp14:anchorId="60A71E33" wp14:editId="3C47745A">
            <wp:extent cx="3543300" cy="1464323"/>
            <wp:effectExtent l="0" t="0" r="0" b="2540"/>
            <wp:docPr id="13697093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09370" name="Picture 1" descr="A screenshot of a phone&#10;&#10;AI-generated content may be incorrect."/>
                    <pic:cNvPicPr/>
                  </pic:nvPicPr>
                  <pic:blipFill>
                    <a:blip r:embed="rId52"/>
                    <a:stretch>
                      <a:fillRect/>
                    </a:stretch>
                  </pic:blipFill>
                  <pic:spPr>
                    <a:xfrm>
                      <a:off x="0" y="0"/>
                      <a:ext cx="3546463" cy="1465630"/>
                    </a:xfrm>
                    <a:prstGeom prst="rect">
                      <a:avLst/>
                    </a:prstGeom>
                  </pic:spPr>
                </pic:pic>
              </a:graphicData>
            </a:graphic>
          </wp:inline>
        </w:drawing>
      </w:r>
    </w:p>
    <w:p w14:paraId="111B4455" w14:textId="77777777" w:rsidR="001C4163" w:rsidRPr="00C907A2" w:rsidRDefault="001C4163" w:rsidP="00620D16">
      <w:pPr>
        <w:jc w:val="center"/>
        <w:rPr>
          <w:rFonts w:asciiTheme="majorHAnsi" w:eastAsia="Times New Roman" w:hAnsiTheme="majorHAnsi" w:cstheme="majorHAnsi"/>
          <w:color w:val="000000" w:themeColor="text1"/>
          <w:sz w:val="28"/>
          <w:szCs w:val="28"/>
          <w:shd w:val="clear" w:color="auto" w:fill="FFFFFF"/>
        </w:rPr>
      </w:pPr>
    </w:p>
    <w:p w14:paraId="2C7673F1" w14:textId="77777777" w:rsidR="0096769F" w:rsidRDefault="0096769F" w:rsidP="00AF6453">
      <w:pPr>
        <w:rPr>
          <w:rFonts w:asciiTheme="majorHAnsi" w:eastAsia="Times New Roman" w:hAnsiTheme="majorHAnsi" w:cstheme="majorHAnsi"/>
          <w:color w:val="000000" w:themeColor="text1"/>
          <w:sz w:val="28"/>
          <w:szCs w:val="28"/>
          <w:shd w:val="clear" w:color="auto" w:fill="FFFFFF"/>
        </w:rPr>
      </w:pPr>
    </w:p>
    <w:p w14:paraId="13414916" w14:textId="77777777" w:rsidR="000738B4" w:rsidRPr="000E2F8D" w:rsidRDefault="000738B4" w:rsidP="000E2F8D">
      <w:pPr>
        <w:rPr>
          <w:ins w:id="12" w:author="{CE957864-59DD-4248-9515-28E320E9F479}" w:date="2025-10-25T22:37:00Z" w16du:dateUtc="2025-10-25T15:37:00Z"/>
          <w:rFonts w:asciiTheme="majorHAnsi" w:eastAsia="Times New Roman" w:hAnsiTheme="majorHAnsi" w:cstheme="majorHAnsi"/>
          <w:color w:val="000000" w:themeColor="text1"/>
          <w:sz w:val="28"/>
          <w:szCs w:val="28"/>
          <w:shd w:val="clear" w:color="auto" w:fill="FFFFFF"/>
        </w:rPr>
      </w:pPr>
    </w:p>
    <w:p w14:paraId="62781845" w14:textId="4A25DDE0" w:rsidR="007B545F" w:rsidRPr="00236243" w:rsidRDefault="007B545F" w:rsidP="00236243">
      <w:pPr>
        <w:pStyle w:val="ListParagraph"/>
        <w:spacing w:before="100" w:beforeAutospacing="1" w:after="100" w:afterAutospacing="1"/>
        <w:ind w:left="2160"/>
        <w:rPr>
          <w:rFonts w:asciiTheme="majorHAnsi" w:eastAsia="Times New Roman" w:hAnsiTheme="majorHAnsi" w:cstheme="majorHAnsi"/>
          <w:color w:val="000000" w:themeColor="text1"/>
          <w:sz w:val="28"/>
          <w:szCs w:val="28"/>
          <w:shd w:val="clear" w:color="auto" w:fill="FFFFFF"/>
        </w:rPr>
      </w:pPr>
    </w:p>
    <w:p w14:paraId="5B465FE9" w14:textId="77777777" w:rsidR="00490607" w:rsidRDefault="00490607">
      <w:pPr>
        <w:rPr>
          <w:rFonts w:ascii="Times New Roman" w:eastAsia="Times New Roman" w:hAnsi="Times New Roman" w:cs="Times New Roman"/>
          <w:b/>
          <w:color w:val="000000" w:themeColor="text1"/>
          <w:sz w:val="36"/>
          <w:szCs w:val="36"/>
          <w:lang w:val="en-US"/>
        </w:rPr>
      </w:pPr>
      <w:r>
        <w:rPr>
          <w:rFonts w:ascii="Times New Roman" w:eastAsia="Times New Roman" w:hAnsi="Times New Roman" w:cs="Times New Roman"/>
          <w:b/>
          <w:color w:val="000000" w:themeColor="text1"/>
          <w:sz w:val="36"/>
          <w:szCs w:val="36"/>
          <w:lang w:val="en-US"/>
        </w:rPr>
        <w:br w:type="page"/>
      </w:r>
    </w:p>
    <w:p w14:paraId="5D352ABB" w14:textId="782C6C5F" w:rsidR="007B545F" w:rsidRPr="00B04784" w:rsidRDefault="00F03875" w:rsidP="00816ECE">
      <w:pPr>
        <w:pStyle w:val="ListParagraph"/>
        <w:numPr>
          <w:ilvl w:val="0"/>
          <w:numId w:val="4"/>
        </w:numPr>
        <w:outlineLvl w:val="0"/>
        <w:rPr>
          <w:rFonts w:ascii="Times New Roman" w:eastAsia="Times New Roman" w:hAnsi="Times New Roman" w:cs="Times New Roman"/>
          <w:b/>
          <w:color w:val="000000" w:themeColor="text1"/>
          <w:sz w:val="36"/>
          <w:szCs w:val="36"/>
          <w:lang w:val="en-US"/>
        </w:rPr>
      </w:pPr>
      <w:bookmarkStart w:id="13" w:name="_Toc212401570"/>
      <w:r w:rsidRPr="00B04784">
        <w:rPr>
          <w:rFonts w:ascii="Times New Roman" w:eastAsia="Times New Roman" w:hAnsi="Times New Roman" w:cs="Times New Roman"/>
          <w:b/>
          <w:color w:val="000000" w:themeColor="text1"/>
          <w:sz w:val="36"/>
          <w:szCs w:val="36"/>
          <w:lang w:val="en-US"/>
        </w:rPr>
        <w:lastRenderedPageBreak/>
        <w:t>Drift (Moor)</w:t>
      </w:r>
      <w:bookmarkEnd w:id="13"/>
    </w:p>
    <w:p w14:paraId="2F40112D" w14:textId="0EC24050" w:rsidR="00F03875" w:rsidRDefault="007D7541" w:rsidP="00816ECE">
      <w:pPr>
        <w:pStyle w:val="ListParagraph"/>
        <w:numPr>
          <w:ilvl w:val="0"/>
          <w:numId w:val="5"/>
        </w:numPr>
        <w:ind w:left="900" w:hanging="540"/>
        <w:outlineLvl w:val="1"/>
        <w:rPr>
          <w:rFonts w:ascii="Times New Roman" w:eastAsia="Times New Roman" w:hAnsi="Times New Roman" w:cs="Times New Roman"/>
          <w:b/>
          <w:color w:val="000000" w:themeColor="text1"/>
          <w:sz w:val="28"/>
          <w:szCs w:val="28"/>
        </w:rPr>
      </w:pPr>
      <w:bookmarkStart w:id="14" w:name="_Toc212401571"/>
      <w:r>
        <w:rPr>
          <w:rFonts w:ascii="Times New Roman" w:eastAsia="Times New Roman" w:hAnsi="Times New Roman" w:cs="Times New Roman"/>
          <w:b/>
          <w:color w:val="000000" w:themeColor="text1"/>
          <w:sz w:val="28"/>
          <w:szCs w:val="28"/>
          <w:lang w:val="en-US"/>
        </w:rPr>
        <w:t>Giới</w:t>
      </w:r>
      <w:r>
        <w:rPr>
          <w:rFonts w:ascii="Times New Roman" w:eastAsia="Times New Roman" w:hAnsi="Times New Roman" w:cs="Times New Roman"/>
          <w:b/>
          <w:color w:val="000000" w:themeColor="text1"/>
          <w:sz w:val="28"/>
          <w:szCs w:val="28"/>
        </w:rPr>
        <w:t xml:space="preserve"> thiệu:</w:t>
      </w:r>
      <w:bookmarkEnd w:id="14"/>
    </w:p>
    <w:p w14:paraId="5F1A177D" w14:textId="731A1849" w:rsidR="007D7541" w:rsidRPr="00B04784" w:rsidRDefault="00CD50F5" w:rsidP="00236243">
      <w:pPr>
        <w:pStyle w:val="ListParagraph"/>
        <w:numPr>
          <w:ilvl w:val="0"/>
          <w:numId w:val="6"/>
        </w:numPr>
        <w:rPr>
          <w:rFonts w:ascii="Times New Roman" w:eastAsia="Times New Roman" w:hAnsi="Times New Roman" w:cs="Times New Roman"/>
          <w:color w:val="000000" w:themeColor="text1"/>
          <w:sz w:val="28"/>
          <w:szCs w:val="28"/>
        </w:rPr>
      </w:pPr>
      <w:r w:rsidRPr="00B04784">
        <w:rPr>
          <w:rFonts w:ascii="Times New Roman" w:eastAsia="Times New Roman" w:hAnsi="Times New Roman" w:cs="Times New Roman"/>
          <w:color w:val="000000" w:themeColor="text1"/>
          <w:sz w:val="28"/>
          <w:szCs w:val="28"/>
        </w:rPr>
        <w:t>Drift là một thư viện ORM (Object-Relational Mapping) mạnh mẽ xây dựng trên SQLite.</w:t>
      </w:r>
    </w:p>
    <w:p w14:paraId="1E010836" w14:textId="5D4224F8" w:rsidR="00CD50F5" w:rsidRPr="00B04784" w:rsidRDefault="00FA562A" w:rsidP="00236243">
      <w:pPr>
        <w:pStyle w:val="ListParagraph"/>
        <w:numPr>
          <w:ilvl w:val="0"/>
          <w:numId w:val="6"/>
        </w:numPr>
        <w:rPr>
          <w:rFonts w:ascii="Times New Roman" w:eastAsia="Times New Roman" w:hAnsi="Times New Roman" w:cs="Times New Roman"/>
          <w:color w:val="000000" w:themeColor="text1"/>
          <w:sz w:val="28"/>
          <w:szCs w:val="28"/>
        </w:rPr>
      </w:pPr>
      <w:r w:rsidRPr="00B04784">
        <w:rPr>
          <w:rFonts w:ascii="Times New Roman" w:eastAsia="Times New Roman" w:hAnsi="Times New Roman" w:cs="Times New Roman"/>
          <w:color w:val="000000" w:themeColor="text1"/>
          <w:sz w:val="28"/>
          <w:szCs w:val="28"/>
        </w:rPr>
        <w:t>Cung cấp API Dart an toàn kiểu (type-safe) để viết truy vấn, không cần SQL thuần.</w:t>
      </w:r>
    </w:p>
    <w:p w14:paraId="65BBE7C7" w14:textId="1ACD9EAB" w:rsidR="00FA562A" w:rsidRPr="00B04784" w:rsidRDefault="00EF2A4F" w:rsidP="00236243">
      <w:pPr>
        <w:pStyle w:val="ListParagraph"/>
        <w:numPr>
          <w:ilvl w:val="0"/>
          <w:numId w:val="6"/>
        </w:numPr>
        <w:rPr>
          <w:rFonts w:ascii="Times New Roman" w:eastAsia="Times New Roman" w:hAnsi="Times New Roman" w:cs="Times New Roman"/>
          <w:color w:val="000000" w:themeColor="text1"/>
          <w:sz w:val="28"/>
          <w:szCs w:val="28"/>
        </w:rPr>
      </w:pPr>
      <w:r w:rsidRPr="00B04784">
        <w:rPr>
          <w:rFonts w:ascii="Times New Roman" w:eastAsia="Times New Roman" w:hAnsi="Times New Roman" w:cs="Times New Roman"/>
          <w:color w:val="000000" w:themeColor="text1"/>
          <w:sz w:val="28"/>
          <w:szCs w:val="28"/>
        </w:rPr>
        <w:t>Hỗ trợ streams, migrations tự động và các tính năng nâng cao.</w:t>
      </w:r>
    </w:p>
    <w:p w14:paraId="0D657F73" w14:textId="43A22558" w:rsidR="00EF2A4F" w:rsidRPr="00B04784" w:rsidRDefault="00D3228E" w:rsidP="00236243">
      <w:pPr>
        <w:pStyle w:val="ListParagraph"/>
        <w:numPr>
          <w:ilvl w:val="0"/>
          <w:numId w:val="6"/>
        </w:numPr>
        <w:rPr>
          <w:rFonts w:ascii="Times New Roman" w:eastAsia="Times New Roman" w:hAnsi="Times New Roman" w:cs="Times New Roman"/>
          <w:color w:val="000000" w:themeColor="text1"/>
          <w:sz w:val="28"/>
          <w:szCs w:val="28"/>
        </w:rPr>
      </w:pPr>
      <w:r w:rsidRPr="00B04784">
        <w:rPr>
          <w:rFonts w:ascii="Times New Roman" w:eastAsia="Times New Roman" w:hAnsi="Times New Roman" w:cs="Times New Roman"/>
          <w:color w:val="000000" w:themeColor="text1"/>
          <w:sz w:val="28"/>
          <w:szCs w:val="28"/>
        </w:rPr>
        <w:t>Yêu cầu thiết lập phức tạp hơn với build_runner.</w:t>
      </w:r>
    </w:p>
    <w:p w14:paraId="0E41F222" w14:textId="61B0F4B0" w:rsidR="00D3228E" w:rsidRPr="007D7541" w:rsidRDefault="00CD0BA2" w:rsidP="00906F19">
      <w:pPr>
        <w:pStyle w:val="ListParagraph"/>
        <w:numPr>
          <w:ilvl w:val="0"/>
          <w:numId w:val="5"/>
        </w:numPr>
        <w:ind w:left="900" w:hanging="540"/>
        <w:outlineLvl w:val="1"/>
        <w:rPr>
          <w:rFonts w:ascii="Times New Roman" w:eastAsia="Times New Roman" w:hAnsi="Times New Roman" w:cs="Times New Roman"/>
          <w:b/>
          <w:color w:val="000000" w:themeColor="text1"/>
          <w:sz w:val="28"/>
          <w:szCs w:val="28"/>
        </w:rPr>
      </w:pPr>
      <w:bookmarkStart w:id="15" w:name="_Toc212401572"/>
      <w:r>
        <w:rPr>
          <w:rFonts w:ascii="Times New Roman" w:eastAsia="Times New Roman" w:hAnsi="Times New Roman" w:cs="Times New Roman"/>
          <w:b/>
          <w:color w:val="000000" w:themeColor="text1"/>
          <w:sz w:val="28"/>
          <w:szCs w:val="28"/>
        </w:rPr>
        <w:t>Cấu hình và thiết lập Drift</w:t>
      </w:r>
      <w:bookmarkEnd w:id="15"/>
    </w:p>
    <w:p w14:paraId="4390C6D8" w14:textId="7753620B" w:rsidR="00CD0BA2" w:rsidRPr="007D7541" w:rsidRDefault="00CD0BA2" w:rsidP="009E2A74">
      <w:pPr>
        <w:ind w:left="81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B1: Cấu hình trong file pubspec.yaml:</w:t>
      </w:r>
    </w:p>
    <w:p w14:paraId="68348C63" w14:textId="39E72639" w:rsidR="00F93D06" w:rsidRDefault="00F93D06" w:rsidP="009E2A74">
      <w:pPr>
        <w:ind w:left="810"/>
        <w:jc w:val="center"/>
        <w:rPr>
          <w:rFonts w:ascii="Times New Roman" w:eastAsia="Times New Roman" w:hAnsi="Times New Roman" w:cs="Times New Roman"/>
          <w:b/>
          <w:color w:val="000000" w:themeColor="text1"/>
          <w:sz w:val="28"/>
          <w:szCs w:val="28"/>
        </w:rPr>
      </w:pPr>
      <w:r w:rsidRPr="00F93D06">
        <w:rPr>
          <w:rFonts w:ascii="Times New Roman" w:eastAsia="Times New Roman" w:hAnsi="Times New Roman" w:cs="Times New Roman"/>
          <w:b/>
          <w:noProof/>
          <w:color w:val="000000" w:themeColor="text1"/>
          <w:sz w:val="28"/>
          <w:szCs w:val="28"/>
        </w:rPr>
        <w:drawing>
          <wp:inline distT="0" distB="0" distL="0" distR="0" wp14:anchorId="73B22FEC" wp14:editId="4D9D7D12">
            <wp:extent cx="2994660" cy="2156776"/>
            <wp:effectExtent l="0" t="0" r="0" b="0"/>
            <wp:docPr id="15199086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08644" name="Picture 1" descr="A screenshot of a computer program&#10;&#10;AI-generated content may be incorrect."/>
                    <pic:cNvPicPr/>
                  </pic:nvPicPr>
                  <pic:blipFill>
                    <a:blip r:embed="rId53"/>
                    <a:stretch>
                      <a:fillRect/>
                    </a:stretch>
                  </pic:blipFill>
                  <pic:spPr>
                    <a:xfrm>
                      <a:off x="0" y="0"/>
                      <a:ext cx="3012857" cy="2169882"/>
                    </a:xfrm>
                    <a:prstGeom prst="rect">
                      <a:avLst/>
                    </a:prstGeom>
                  </pic:spPr>
                </pic:pic>
              </a:graphicData>
            </a:graphic>
          </wp:inline>
        </w:drawing>
      </w:r>
    </w:p>
    <w:p w14:paraId="39706547" w14:textId="1010DDA3" w:rsidR="00F93D06" w:rsidRPr="007D7541" w:rsidRDefault="005D0475" w:rsidP="009E2A74">
      <w:pPr>
        <w:ind w:left="81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B2: Chạy lệnh </w:t>
      </w:r>
      <w:r w:rsidR="001453DC" w:rsidRPr="001453DC">
        <w:rPr>
          <w:rFonts w:ascii="Times New Roman" w:eastAsia="Times New Roman" w:hAnsi="Times New Roman" w:cs="Times New Roman"/>
          <w:b/>
          <w:i/>
          <w:iCs/>
          <w:color w:val="000000" w:themeColor="text1"/>
          <w:sz w:val="28"/>
          <w:szCs w:val="28"/>
        </w:rPr>
        <w:t>flutter pub get</w:t>
      </w:r>
      <w:r w:rsidR="001453DC">
        <w:rPr>
          <w:rFonts w:ascii="Times New Roman" w:eastAsia="Times New Roman" w:hAnsi="Times New Roman" w:cs="Times New Roman"/>
          <w:b/>
          <w:color w:val="000000" w:themeColor="text1"/>
          <w:sz w:val="28"/>
          <w:szCs w:val="28"/>
        </w:rPr>
        <w:t xml:space="preserve"> trong terminal để cập nhật package.</w:t>
      </w:r>
    </w:p>
    <w:p w14:paraId="715C93D8" w14:textId="34DA2528" w:rsidR="001453DC" w:rsidRPr="007D7541" w:rsidRDefault="001453DC" w:rsidP="009E2A74">
      <w:pPr>
        <w:ind w:left="81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B3: </w:t>
      </w:r>
      <w:r w:rsidR="00D56FC5">
        <w:rPr>
          <w:rFonts w:ascii="Times New Roman" w:eastAsia="Times New Roman" w:hAnsi="Times New Roman" w:cs="Times New Roman"/>
          <w:b/>
          <w:color w:val="000000" w:themeColor="text1"/>
          <w:sz w:val="28"/>
          <w:szCs w:val="28"/>
        </w:rPr>
        <w:t>Để sử dụng, cần phải:</w:t>
      </w:r>
    </w:p>
    <w:p w14:paraId="5B0A6C0F" w14:textId="39E056DD" w:rsidR="00016F5D" w:rsidRDefault="00016F5D" w:rsidP="00016F5D">
      <w:pPr>
        <w:jc w:val="center"/>
        <w:rPr>
          <w:rFonts w:ascii="Times New Roman" w:eastAsia="Times New Roman" w:hAnsi="Times New Roman" w:cs="Times New Roman"/>
          <w:b/>
          <w:color w:val="000000" w:themeColor="text1"/>
          <w:sz w:val="28"/>
          <w:szCs w:val="28"/>
        </w:rPr>
      </w:pPr>
      <w:r w:rsidRPr="00016F5D">
        <w:rPr>
          <w:rFonts w:ascii="Times New Roman" w:eastAsia="Times New Roman" w:hAnsi="Times New Roman" w:cs="Times New Roman"/>
          <w:b/>
          <w:noProof/>
          <w:color w:val="000000" w:themeColor="text1"/>
          <w:sz w:val="28"/>
          <w:szCs w:val="28"/>
        </w:rPr>
        <w:drawing>
          <wp:inline distT="0" distB="0" distL="0" distR="0" wp14:anchorId="6E7126D6" wp14:editId="7C96875B">
            <wp:extent cx="4229100" cy="325942"/>
            <wp:effectExtent l="0" t="0" r="0" b="0"/>
            <wp:docPr id="7268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8655" name=""/>
                    <pic:cNvPicPr/>
                  </pic:nvPicPr>
                  <pic:blipFill>
                    <a:blip r:embed="rId54"/>
                    <a:stretch>
                      <a:fillRect/>
                    </a:stretch>
                  </pic:blipFill>
                  <pic:spPr>
                    <a:xfrm>
                      <a:off x="0" y="0"/>
                      <a:ext cx="4346371" cy="334980"/>
                    </a:xfrm>
                    <a:prstGeom prst="rect">
                      <a:avLst/>
                    </a:prstGeom>
                  </pic:spPr>
                </pic:pic>
              </a:graphicData>
            </a:graphic>
          </wp:inline>
        </w:drawing>
      </w:r>
    </w:p>
    <w:p w14:paraId="306B16F1" w14:textId="1890FA7D" w:rsidR="00016F5D" w:rsidRPr="007D7541" w:rsidRDefault="00760564" w:rsidP="00906F19">
      <w:pPr>
        <w:pStyle w:val="ListParagraph"/>
        <w:numPr>
          <w:ilvl w:val="0"/>
          <w:numId w:val="5"/>
        </w:numPr>
        <w:ind w:left="900" w:hanging="540"/>
        <w:outlineLvl w:val="1"/>
        <w:rPr>
          <w:rFonts w:ascii="Times New Roman" w:eastAsia="Times New Roman" w:hAnsi="Times New Roman" w:cs="Times New Roman"/>
          <w:b/>
          <w:color w:val="000000" w:themeColor="text1"/>
          <w:sz w:val="28"/>
          <w:szCs w:val="28"/>
        </w:rPr>
      </w:pPr>
      <w:bookmarkStart w:id="16" w:name="_Toc212401573"/>
      <w:r>
        <w:rPr>
          <w:rFonts w:ascii="Times New Roman" w:eastAsia="Times New Roman" w:hAnsi="Times New Roman" w:cs="Times New Roman"/>
          <w:b/>
          <w:color w:val="000000" w:themeColor="text1"/>
          <w:sz w:val="28"/>
          <w:szCs w:val="28"/>
        </w:rPr>
        <w:t>Ví dụ:</w:t>
      </w:r>
      <w:bookmarkEnd w:id="16"/>
    </w:p>
    <w:p w14:paraId="7859D5E0" w14:textId="73EFA98C" w:rsidR="00760564" w:rsidRDefault="00760564" w:rsidP="009E2A74">
      <w:pPr>
        <w:ind w:left="90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Định nghĩa bảng:</w:t>
      </w:r>
    </w:p>
    <w:p w14:paraId="0C473DD8" w14:textId="7DF750C0" w:rsidR="00760564" w:rsidRPr="007D7541" w:rsidRDefault="00B04784" w:rsidP="00B04784">
      <w:pPr>
        <w:jc w:val="center"/>
        <w:rPr>
          <w:rFonts w:ascii="Times New Roman" w:eastAsia="Times New Roman" w:hAnsi="Times New Roman" w:cs="Times New Roman"/>
          <w:b/>
          <w:color w:val="000000" w:themeColor="text1"/>
          <w:sz w:val="28"/>
          <w:szCs w:val="28"/>
        </w:rPr>
      </w:pPr>
      <w:r w:rsidRPr="00B04784">
        <w:rPr>
          <w:rFonts w:ascii="Times New Roman" w:eastAsia="Times New Roman" w:hAnsi="Times New Roman" w:cs="Times New Roman"/>
          <w:b/>
          <w:noProof/>
          <w:color w:val="000000" w:themeColor="text1"/>
          <w:sz w:val="28"/>
          <w:szCs w:val="28"/>
        </w:rPr>
        <w:drawing>
          <wp:inline distT="0" distB="0" distL="0" distR="0" wp14:anchorId="26C0521B" wp14:editId="2A2110BB">
            <wp:extent cx="4838700" cy="1675969"/>
            <wp:effectExtent l="0" t="0" r="0" b="635"/>
            <wp:docPr id="8773959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95973" name="Picture 1" descr="A screen shot of a computer code&#10;&#10;AI-generated content may be incorrect."/>
                    <pic:cNvPicPr/>
                  </pic:nvPicPr>
                  <pic:blipFill>
                    <a:blip r:embed="rId55"/>
                    <a:stretch>
                      <a:fillRect/>
                    </a:stretch>
                  </pic:blipFill>
                  <pic:spPr>
                    <a:xfrm>
                      <a:off x="0" y="0"/>
                      <a:ext cx="4865883" cy="1685384"/>
                    </a:xfrm>
                    <a:prstGeom prst="rect">
                      <a:avLst/>
                    </a:prstGeom>
                  </pic:spPr>
                </pic:pic>
              </a:graphicData>
            </a:graphic>
          </wp:inline>
        </w:drawing>
      </w:r>
    </w:p>
    <w:p w14:paraId="50212538" w14:textId="65222122" w:rsidR="009E2A74" w:rsidRDefault="00EB0180" w:rsidP="00A13883">
      <w:pPr>
        <w:ind w:left="90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Tạo Database</w:t>
      </w:r>
      <w:r w:rsidR="00A13883">
        <w:rPr>
          <w:rFonts w:ascii="Times New Roman" w:eastAsia="Times New Roman" w:hAnsi="Times New Roman" w:cs="Times New Roman"/>
          <w:b/>
          <w:color w:val="000000" w:themeColor="text1"/>
          <w:sz w:val="28"/>
          <w:szCs w:val="28"/>
        </w:rPr>
        <w:t>:</w:t>
      </w:r>
    </w:p>
    <w:p w14:paraId="567133A9" w14:textId="05071C45" w:rsidR="00A13883" w:rsidRDefault="00A13883" w:rsidP="00A13883">
      <w:pPr>
        <w:jc w:val="center"/>
        <w:rPr>
          <w:rFonts w:ascii="Times New Roman" w:eastAsia="Times New Roman" w:hAnsi="Times New Roman" w:cs="Times New Roman"/>
          <w:b/>
          <w:color w:val="000000" w:themeColor="text1"/>
          <w:sz w:val="28"/>
          <w:szCs w:val="28"/>
        </w:rPr>
      </w:pPr>
      <w:r w:rsidRPr="00A13883">
        <w:rPr>
          <w:rFonts w:ascii="Times New Roman" w:eastAsia="Times New Roman" w:hAnsi="Times New Roman" w:cs="Times New Roman"/>
          <w:b/>
          <w:noProof/>
          <w:color w:val="000000" w:themeColor="text1"/>
          <w:sz w:val="28"/>
          <w:szCs w:val="28"/>
        </w:rPr>
        <w:lastRenderedPageBreak/>
        <w:drawing>
          <wp:inline distT="0" distB="0" distL="0" distR="0" wp14:anchorId="7CD446E0" wp14:editId="4797DD93">
            <wp:extent cx="4806315" cy="3146103"/>
            <wp:effectExtent l="0" t="0" r="0" b="0"/>
            <wp:docPr id="19968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6897" name=""/>
                    <pic:cNvPicPr/>
                  </pic:nvPicPr>
                  <pic:blipFill>
                    <a:blip r:embed="rId56"/>
                    <a:stretch>
                      <a:fillRect/>
                    </a:stretch>
                  </pic:blipFill>
                  <pic:spPr>
                    <a:xfrm>
                      <a:off x="0" y="0"/>
                      <a:ext cx="4811960" cy="3149798"/>
                    </a:xfrm>
                    <a:prstGeom prst="rect">
                      <a:avLst/>
                    </a:prstGeom>
                  </pic:spPr>
                </pic:pic>
              </a:graphicData>
            </a:graphic>
          </wp:inline>
        </w:drawing>
      </w:r>
    </w:p>
    <w:p w14:paraId="13C87969" w14:textId="20246B58" w:rsidR="00A13883" w:rsidRDefault="006E5CB6" w:rsidP="00626EAF">
      <w:pPr>
        <w:ind w:left="99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Sử dụng:</w:t>
      </w:r>
    </w:p>
    <w:p w14:paraId="4C30D8AD" w14:textId="19B5809F" w:rsidR="00626EAF" w:rsidRDefault="00626EAF" w:rsidP="00626EAF">
      <w:pPr>
        <w:jc w:val="center"/>
        <w:rPr>
          <w:rFonts w:ascii="Times New Roman" w:eastAsia="Times New Roman" w:hAnsi="Times New Roman" w:cs="Times New Roman"/>
          <w:b/>
          <w:color w:val="000000" w:themeColor="text1"/>
          <w:sz w:val="28"/>
          <w:szCs w:val="28"/>
        </w:rPr>
      </w:pPr>
      <w:r w:rsidRPr="00626EAF">
        <w:rPr>
          <w:rFonts w:ascii="Times New Roman" w:eastAsia="Times New Roman" w:hAnsi="Times New Roman" w:cs="Times New Roman"/>
          <w:b/>
          <w:noProof/>
          <w:color w:val="000000" w:themeColor="text1"/>
          <w:sz w:val="28"/>
          <w:szCs w:val="28"/>
        </w:rPr>
        <w:drawing>
          <wp:inline distT="0" distB="0" distL="0" distR="0" wp14:anchorId="63141A91" wp14:editId="5A097D5C">
            <wp:extent cx="5021580" cy="3479584"/>
            <wp:effectExtent l="0" t="0" r="7620" b="6985"/>
            <wp:docPr id="9403610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61018" name="Picture 1" descr="A screen shot of a computer code&#10;&#10;AI-generated content may be incorrect."/>
                    <pic:cNvPicPr/>
                  </pic:nvPicPr>
                  <pic:blipFill>
                    <a:blip r:embed="rId57"/>
                    <a:stretch>
                      <a:fillRect/>
                    </a:stretch>
                  </pic:blipFill>
                  <pic:spPr>
                    <a:xfrm>
                      <a:off x="0" y="0"/>
                      <a:ext cx="5026398" cy="3482922"/>
                    </a:xfrm>
                    <a:prstGeom prst="rect">
                      <a:avLst/>
                    </a:prstGeom>
                  </pic:spPr>
                </pic:pic>
              </a:graphicData>
            </a:graphic>
          </wp:inline>
        </w:drawing>
      </w:r>
    </w:p>
    <w:p w14:paraId="2638895B" w14:textId="418DA372" w:rsidR="00626EAF" w:rsidRDefault="004319A4" w:rsidP="00906F19">
      <w:pPr>
        <w:pStyle w:val="ListParagraph"/>
        <w:numPr>
          <w:ilvl w:val="0"/>
          <w:numId w:val="5"/>
        </w:numPr>
        <w:ind w:left="900" w:hanging="630"/>
        <w:outlineLvl w:val="1"/>
        <w:rPr>
          <w:rFonts w:ascii="Times New Roman" w:eastAsia="Times New Roman" w:hAnsi="Times New Roman" w:cs="Times New Roman"/>
          <w:b/>
          <w:color w:val="000000" w:themeColor="text1"/>
          <w:sz w:val="28"/>
          <w:szCs w:val="28"/>
        </w:rPr>
      </w:pPr>
      <w:bookmarkStart w:id="17" w:name="_Toc212401574"/>
      <w:r>
        <w:rPr>
          <w:rFonts w:ascii="Times New Roman" w:eastAsia="Times New Roman" w:hAnsi="Times New Roman" w:cs="Times New Roman"/>
          <w:b/>
          <w:color w:val="000000" w:themeColor="text1"/>
          <w:sz w:val="28"/>
          <w:szCs w:val="28"/>
        </w:rPr>
        <w:t>Migrate sang Drift</w:t>
      </w:r>
      <w:bookmarkEnd w:id="17"/>
    </w:p>
    <w:p w14:paraId="0A27FDE1" w14:textId="063729D4" w:rsidR="004319A4" w:rsidRDefault="004319A4" w:rsidP="00695383">
      <w:pPr>
        <w:ind w:left="27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B1: </w:t>
      </w:r>
      <w:r w:rsidR="00A92499">
        <w:rPr>
          <w:rFonts w:ascii="Times New Roman" w:eastAsia="Times New Roman" w:hAnsi="Times New Roman" w:cs="Times New Roman"/>
          <w:b/>
          <w:color w:val="000000" w:themeColor="text1"/>
          <w:sz w:val="28"/>
          <w:szCs w:val="28"/>
        </w:rPr>
        <w:t>Tạo file Database Drift và định nghĩa lại các bảng:</w:t>
      </w:r>
    </w:p>
    <w:p w14:paraId="44D3E625" w14:textId="17615370" w:rsidR="00A92499" w:rsidRDefault="00D2531A" w:rsidP="00D2531A">
      <w:pPr>
        <w:jc w:val="center"/>
        <w:rPr>
          <w:rFonts w:ascii="Times New Roman" w:eastAsia="Times New Roman" w:hAnsi="Times New Roman" w:cs="Times New Roman"/>
          <w:b/>
          <w:color w:val="000000" w:themeColor="text1"/>
          <w:sz w:val="28"/>
          <w:szCs w:val="28"/>
        </w:rPr>
      </w:pPr>
      <w:r w:rsidRPr="00D2531A">
        <w:rPr>
          <w:rFonts w:ascii="Times New Roman" w:eastAsia="Times New Roman" w:hAnsi="Times New Roman" w:cs="Times New Roman"/>
          <w:b/>
          <w:noProof/>
          <w:color w:val="000000" w:themeColor="text1"/>
          <w:sz w:val="28"/>
          <w:szCs w:val="28"/>
        </w:rPr>
        <w:lastRenderedPageBreak/>
        <w:drawing>
          <wp:inline distT="0" distB="0" distL="0" distR="0" wp14:anchorId="0BCAA8DC" wp14:editId="4B610034">
            <wp:extent cx="4884420" cy="2068051"/>
            <wp:effectExtent l="0" t="0" r="0" b="8890"/>
            <wp:docPr id="4958151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15105" name="Picture 1" descr="A screenshot of a computer code&#10;&#10;AI-generated content may be incorrect."/>
                    <pic:cNvPicPr/>
                  </pic:nvPicPr>
                  <pic:blipFill>
                    <a:blip r:embed="rId58"/>
                    <a:stretch>
                      <a:fillRect/>
                    </a:stretch>
                  </pic:blipFill>
                  <pic:spPr>
                    <a:xfrm>
                      <a:off x="0" y="0"/>
                      <a:ext cx="4890765" cy="2070738"/>
                    </a:xfrm>
                    <a:prstGeom prst="rect">
                      <a:avLst/>
                    </a:prstGeom>
                  </pic:spPr>
                </pic:pic>
              </a:graphicData>
            </a:graphic>
          </wp:inline>
        </w:drawing>
      </w:r>
    </w:p>
    <w:p w14:paraId="505FB221" w14:textId="46B72850" w:rsidR="00D2531A" w:rsidRDefault="00C139D2" w:rsidP="00C139D2">
      <w:pPr>
        <w:jc w:val="center"/>
        <w:rPr>
          <w:rFonts w:ascii="Times New Roman" w:eastAsia="Times New Roman" w:hAnsi="Times New Roman" w:cs="Times New Roman"/>
          <w:b/>
          <w:color w:val="000000" w:themeColor="text1"/>
          <w:sz w:val="28"/>
          <w:szCs w:val="28"/>
        </w:rPr>
      </w:pPr>
      <w:r w:rsidRPr="00C139D2">
        <w:rPr>
          <w:rFonts w:ascii="Times New Roman" w:eastAsia="Times New Roman" w:hAnsi="Times New Roman" w:cs="Times New Roman"/>
          <w:b/>
          <w:noProof/>
          <w:color w:val="000000" w:themeColor="text1"/>
          <w:sz w:val="28"/>
          <w:szCs w:val="28"/>
        </w:rPr>
        <w:drawing>
          <wp:inline distT="0" distB="0" distL="0" distR="0" wp14:anchorId="7B924CC4" wp14:editId="17F22E6D">
            <wp:extent cx="4914900" cy="2211705"/>
            <wp:effectExtent l="0" t="0" r="0" b="0"/>
            <wp:docPr id="1201679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79736" name="Picture 1" descr="A screenshot of a computer program&#10;&#10;AI-generated content may be incorrect."/>
                    <pic:cNvPicPr/>
                  </pic:nvPicPr>
                  <pic:blipFill>
                    <a:blip r:embed="rId59"/>
                    <a:stretch>
                      <a:fillRect/>
                    </a:stretch>
                  </pic:blipFill>
                  <pic:spPr>
                    <a:xfrm>
                      <a:off x="0" y="0"/>
                      <a:ext cx="4926038" cy="2216717"/>
                    </a:xfrm>
                    <a:prstGeom prst="rect">
                      <a:avLst/>
                    </a:prstGeom>
                  </pic:spPr>
                </pic:pic>
              </a:graphicData>
            </a:graphic>
          </wp:inline>
        </w:drawing>
      </w:r>
    </w:p>
    <w:p w14:paraId="2FA666B9" w14:textId="548D3D26" w:rsidR="00C139D2" w:rsidRDefault="00D61147" w:rsidP="00C139D2">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B2: </w:t>
      </w:r>
      <w:r w:rsidR="00B3560C" w:rsidRPr="00B3560C">
        <w:rPr>
          <w:rFonts w:ascii="Times New Roman" w:eastAsia="Times New Roman" w:hAnsi="Times New Roman" w:cs="Times New Roman"/>
          <w:b/>
          <w:bCs/>
          <w:color w:val="000000" w:themeColor="text1"/>
          <w:sz w:val="28"/>
          <w:szCs w:val="28"/>
        </w:rPr>
        <w:t xml:space="preserve">Tạo Database và viết hàm CRUD tương tự nhưng dùng </w:t>
      </w:r>
      <w:r w:rsidR="00B3560C">
        <w:rPr>
          <w:rFonts w:ascii="Times New Roman" w:eastAsia="Times New Roman" w:hAnsi="Times New Roman" w:cs="Times New Roman"/>
          <w:b/>
          <w:bCs/>
          <w:color w:val="000000" w:themeColor="text1"/>
          <w:sz w:val="28"/>
          <w:szCs w:val="28"/>
        </w:rPr>
        <w:t>Drift.</w:t>
      </w:r>
    </w:p>
    <w:p w14:paraId="5C5B1C28" w14:textId="1EBC3603" w:rsidR="00B3560C" w:rsidRDefault="002E33A0" w:rsidP="002E33A0">
      <w:pPr>
        <w:jc w:val="center"/>
        <w:rPr>
          <w:rFonts w:ascii="Times New Roman" w:eastAsia="Times New Roman" w:hAnsi="Times New Roman" w:cs="Times New Roman"/>
          <w:b/>
          <w:color w:val="000000" w:themeColor="text1"/>
          <w:sz w:val="28"/>
          <w:szCs w:val="28"/>
        </w:rPr>
      </w:pPr>
      <w:r w:rsidRPr="002E33A0">
        <w:rPr>
          <w:rFonts w:ascii="Times New Roman" w:eastAsia="Times New Roman" w:hAnsi="Times New Roman" w:cs="Times New Roman"/>
          <w:b/>
          <w:noProof/>
          <w:color w:val="000000" w:themeColor="text1"/>
          <w:sz w:val="28"/>
          <w:szCs w:val="28"/>
        </w:rPr>
        <w:drawing>
          <wp:inline distT="0" distB="0" distL="0" distR="0" wp14:anchorId="3570C65D" wp14:editId="1100D0A9">
            <wp:extent cx="4994303" cy="3482340"/>
            <wp:effectExtent l="0" t="0" r="0" b="3810"/>
            <wp:docPr id="2916631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63103" name="Picture 1" descr="A screenshot of a computer code&#10;&#10;AI-generated content may be incorrect."/>
                    <pic:cNvPicPr/>
                  </pic:nvPicPr>
                  <pic:blipFill>
                    <a:blip r:embed="rId60"/>
                    <a:stretch>
                      <a:fillRect/>
                    </a:stretch>
                  </pic:blipFill>
                  <pic:spPr>
                    <a:xfrm>
                      <a:off x="0" y="0"/>
                      <a:ext cx="5001247" cy="3487182"/>
                    </a:xfrm>
                    <a:prstGeom prst="rect">
                      <a:avLst/>
                    </a:prstGeom>
                  </pic:spPr>
                </pic:pic>
              </a:graphicData>
            </a:graphic>
          </wp:inline>
        </w:drawing>
      </w:r>
    </w:p>
    <w:p w14:paraId="6431AEE2" w14:textId="4CD81D83" w:rsidR="00F27A8F" w:rsidRDefault="00AE2611" w:rsidP="00F27A8F">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B3: Thêm </w:t>
      </w:r>
      <w:r w:rsidR="0049189D">
        <w:rPr>
          <w:rFonts w:ascii="Times New Roman" w:eastAsia="Times New Roman" w:hAnsi="Times New Roman" w:cs="Times New Roman"/>
          <w:b/>
          <w:color w:val="000000" w:themeColor="text1"/>
          <w:sz w:val="28"/>
          <w:szCs w:val="28"/>
        </w:rPr>
        <w:t>Database mới với trong UI</w:t>
      </w:r>
    </w:p>
    <w:p w14:paraId="4CAB93FF" w14:textId="3EBB9D5E" w:rsidR="0049189D" w:rsidRDefault="00D15BD9" w:rsidP="00D15BD9">
      <w:pPr>
        <w:jc w:val="center"/>
        <w:rPr>
          <w:rFonts w:ascii="Times New Roman" w:eastAsia="Times New Roman" w:hAnsi="Times New Roman" w:cs="Times New Roman"/>
          <w:b/>
          <w:color w:val="000000" w:themeColor="text1"/>
          <w:sz w:val="28"/>
          <w:szCs w:val="28"/>
        </w:rPr>
      </w:pPr>
      <w:r w:rsidRPr="00D15BD9">
        <w:rPr>
          <w:rFonts w:ascii="Times New Roman" w:eastAsia="Times New Roman" w:hAnsi="Times New Roman" w:cs="Times New Roman"/>
          <w:b/>
          <w:noProof/>
          <w:color w:val="000000" w:themeColor="text1"/>
          <w:sz w:val="28"/>
          <w:szCs w:val="28"/>
        </w:rPr>
        <w:lastRenderedPageBreak/>
        <w:drawing>
          <wp:inline distT="0" distB="0" distL="0" distR="0" wp14:anchorId="3E90F5B1" wp14:editId="3E9AF73D">
            <wp:extent cx="5166360" cy="2488794"/>
            <wp:effectExtent l="0" t="0" r="0" b="6985"/>
            <wp:docPr id="13596003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00352" name="Picture 1" descr="A screen shot of a computer code&#10;&#10;AI-generated content may be incorrect."/>
                    <pic:cNvPicPr/>
                  </pic:nvPicPr>
                  <pic:blipFill>
                    <a:blip r:embed="rId61"/>
                    <a:stretch>
                      <a:fillRect/>
                    </a:stretch>
                  </pic:blipFill>
                  <pic:spPr>
                    <a:xfrm>
                      <a:off x="0" y="0"/>
                      <a:ext cx="5201165" cy="2505561"/>
                    </a:xfrm>
                    <a:prstGeom prst="rect">
                      <a:avLst/>
                    </a:prstGeom>
                  </pic:spPr>
                </pic:pic>
              </a:graphicData>
            </a:graphic>
          </wp:inline>
        </w:drawing>
      </w:r>
    </w:p>
    <w:p w14:paraId="4000C661" w14:textId="016AF302" w:rsidR="00A07322" w:rsidRDefault="006C7464" w:rsidP="006C7464">
      <w:pPr>
        <w:jc w:val="center"/>
        <w:rPr>
          <w:rFonts w:ascii="Times New Roman" w:eastAsia="Times New Roman" w:hAnsi="Times New Roman" w:cs="Times New Roman"/>
          <w:b/>
          <w:color w:val="000000" w:themeColor="text1"/>
          <w:sz w:val="28"/>
          <w:szCs w:val="28"/>
        </w:rPr>
      </w:pPr>
      <w:r w:rsidRPr="006C7464">
        <w:rPr>
          <w:rFonts w:ascii="Times New Roman" w:eastAsia="Times New Roman" w:hAnsi="Times New Roman" w:cs="Times New Roman"/>
          <w:b/>
          <w:noProof/>
          <w:color w:val="000000" w:themeColor="text1"/>
          <w:sz w:val="28"/>
          <w:szCs w:val="28"/>
        </w:rPr>
        <w:drawing>
          <wp:inline distT="0" distB="0" distL="0" distR="0" wp14:anchorId="7EF941CE" wp14:editId="04D2999D">
            <wp:extent cx="5090160" cy="4117650"/>
            <wp:effectExtent l="0" t="0" r="0" b="0"/>
            <wp:docPr id="5329620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62083" name="Picture 1" descr="A screenshot of a computer code&#10;&#10;AI-generated content may be incorrect."/>
                    <pic:cNvPicPr/>
                  </pic:nvPicPr>
                  <pic:blipFill>
                    <a:blip r:embed="rId62"/>
                    <a:stretch>
                      <a:fillRect/>
                    </a:stretch>
                  </pic:blipFill>
                  <pic:spPr>
                    <a:xfrm>
                      <a:off x="0" y="0"/>
                      <a:ext cx="5094556" cy="4121206"/>
                    </a:xfrm>
                    <a:prstGeom prst="rect">
                      <a:avLst/>
                    </a:prstGeom>
                  </pic:spPr>
                </pic:pic>
              </a:graphicData>
            </a:graphic>
          </wp:inline>
        </w:drawing>
      </w:r>
    </w:p>
    <w:p w14:paraId="15C685C0" w14:textId="77777777" w:rsidR="00490607" w:rsidRDefault="00490607">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br w:type="page"/>
      </w:r>
    </w:p>
    <w:p w14:paraId="454B4E35" w14:textId="35DA60F6" w:rsidR="006C7464" w:rsidRDefault="00D04A6C" w:rsidP="006C7464">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Kết quả:</w:t>
      </w:r>
    </w:p>
    <w:p w14:paraId="59168CCF" w14:textId="4416EAFC" w:rsidR="00601914" w:rsidRPr="00C104CC" w:rsidRDefault="00E11524" w:rsidP="00F64836">
      <w:pPr>
        <w:jc w:val="center"/>
        <w:rPr>
          <w:rFonts w:ascii="Times New Roman" w:eastAsia="Times New Roman" w:hAnsi="Times New Roman" w:cs="Times New Roman"/>
          <w:b/>
          <w:color w:val="000000" w:themeColor="text1"/>
          <w:sz w:val="28"/>
          <w:szCs w:val="28"/>
          <w:lang w:val="en-US"/>
        </w:rPr>
      </w:pPr>
      <w:r w:rsidRPr="00E11524">
        <w:rPr>
          <w:rFonts w:ascii="Times New Roman" w:eastAsia="Times New Roman" w:hAnsi="Times New Roman" w:cs="Times New Roman"/>
          <w:b/>
          <w:noProof/>
          <w:color w:val="000000" w:themeColor="text1"/>
          <w:sz w:val="28"/>
          <w:szCs w:val="28"/>
        </w:rPr>
        <w:drawing>
          <wp:inline distT="0" distB="0" distL="0" distR="0" wp14:anchorId="648AAE9F" wp14:editId="74FF1FE7">
            <wp:extent cx="1706880" cy="3200399"/>
            <wp:effectExtent l="0" t="0" r="7620" b="635"/>
            <wp:docPr id="17611990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908" name="Picture 1" descr="A screenshot of a cell phone&#10;&#10;AI-generated content may be incorrect."/>
                    <pic:cNvPicPr/>
                  </pic:nvPicPr>
                  <pic:blipFill>
                    <a:blip r:embed="rId63"/>
                    <a:stretch>
                      <a:fillRect/>
                    </a:stretch>
                  </pic:blipFill>
                  <pic:spPr>
                    <a:xfrm>
                      <a:off x="0" y="0"/>
                      <a:ext cx="1722790" cy="3230230"/>
                    </a:xfrm>
                    <a:prstGeom prst="rect">
                      <a:avLst/>
                    </a:prstGeom>
                  </pic:spPr>
                </pic:pic>
              </a:graphicData>
            </a:graphic>
          </wp:inline>
        </w:drawing>
      </w:r>
      <w:r w:rsidR="00061E2F" w:rsidRPr="00061E2F">
        <w:rPr>
          <w:rFonts w:ascii="Times New Roman" w:eastAsia="Times New Roman" w:hAnsi="Times New Roman" w:cs="Times New Roman"/>
          <w:b/>
          <w:noProof/>
          <w:color w:val="000000" w:themeColor="text1"/>
          <w:sz w:val="28"/>
          <w:szCs w:val="28"/>
        </w:rPr>
        <w:drawing>
          <wp:inline distT="0" distB="0" distL="0" distR="0" wp14:anchorId="3524EDF9" wp14:editId="3D007DBE">
            <wp:extent cx="2000529" cy="3191320"/>
            <wp:effectExtent l="0" t="0" r="0" b="9525"/>
            <wp:docPr id="8586843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4380" name="Picture 1" descr="A screenshot of a phone&#10;&#10;AI-generated content may be incorrect."/>
                    <pic:cNvPicPr/>
                  </pic:nvPicPr>
                  <pic:blipFill>
                    <a:blip r:embed="rId64"/>
                    <a:stretch>
                      <a:fillRect/>
                    </a:stretch>
                  </pic:blipFill>
                  <pic:spPr>
                    <a:xfrm>
                      <a:off x="0" y="0"/>
                      <a:ext cx="2000529" cy="3191320"/>
                    </a:xfrm>
                    <a:prstGeom prst="rect">
                      <a:avLst/>
                    </a:prstGeom>
                  </pic:spPr>
                </pic:pic>
              </a:graphicData>
            </a:graphic>
          </wp:inline>
        </w:drawing>
      </w:r>
      <w:r w:rsidR="00C104CC">
        <w:rPr>
          <w:rFonts w:ascii="Times New Roman" w:eastAsia="Times New Roman" w:hAnsi="Times New Roman" w:cs="Times New Roman"/>
          <w:b/>
          <w:color w:val="000000" w:themeColor="text1"/>
          <w:sz w:val="28"/>
          <w:szCs w:val="28"/>
          <w:lang w:val="en-US"/>
        </w:rPr>
        <w:t xml:space="preserve"> </w:t>
      </w:r>
      <w:r w:rsidR="00C104CC" w:rsidRPr="00C104CC">
        <w:rPr>
          <w:rFonts w:ascii="Times New Roman" w:eastAsia="Times New Roman" w:hAnsi="Times New Roman" w:cs="Times New Roman"/>
          <w:b/>
          <w:noProof/>
          <w:color w:val="000000" w:themeColor="text1"/>
          <w:sz w:val="28"/>
          <w:szCs w:val="28"/>
          <w:lang w:val="en-US"/>
        </w:rPr>
        <w:drawing>
          <wp:inline distT="0" distB="0" distL="0" distR="0" wp14:anchorId="6A7259C4" wp14:editId="68972A2B">
            <wp:extent cx="2429214" cy="1762371"/>
            <wp:effectExtent l="0" t="0" r="9525" b="9525"/>
            <wp:docPr id="6826811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1114" name="Picture 1" descr="A screenshot of a phone&#10;&#10;AI-generated content may be incorrect."/>
                    <pic:cNvPicPr/>
                  </pic:nvPicPr>
                  <pic:blipFill>
                    <a:blip r:embed="rId65"/>
                    <a:stretch>
                      <a:fillRect/>
                    </a:stretch>
                  </pic:blipFill>
                  <pic:spPr>
                    <a:xfrm>
                      <a:off x="0" y="0"/>
                      <a:ext cx="2429214" cy="1762371"/>
                    </a:xfrm>
                    <a:prstGeom prst="rect">
                      <a:avLst/>
                    </a:prstGeom>
                  </pic:spPr>
                </pic:pic>
              </a:graphicData>
            </a:graphic>
          </wp:inline>
        </w:drawing>
      </w:r>
      <w:r w:rsidR="00F64836" w:rsidRPr="00F64836">
        <w:rPr>
          <w:rFonts w:ascii="Times New Roman" w:eastAsia="Times New Roman" w:hAnsi="Times New Roman" w:cs="Times New Roman"/>
          <w:b/>
          <w:noProof/>
          <w:color w:val="000000" w:themeColor="text1"/>
          <w:sz w:val="28"/>
          <w:szCs w:val="28"/>
          <w:lang w:val="en-US"/>
        </w:rPr>
        <w:drawing>
          <wp:inline distT="0" distB="0" distL="0" distR="0" wp14:anchorId="1D05DEF7" wp14:editId="1D32E20E">
            <wp:extent cx="1783080" cy="1791040"/>
            <wp:effectExtent l="0" t="0" r="7620" b="0"/>
            <wp:docPr id="2294139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3952" name="Picture 1" descr="A screenshot of a phone&#10;&#10;AI-generated content may be incorrect."/>
                    <pic:cNvPicPr/>
                  </pic:nvPicPr>
                  <pic:blipFill>
                    <a:blip r:embed="rId66"/>
                    <a:stretch>
                      <a:fillRect/>
                    </a:stretch>
                  </pic:blipFill>
                  <pic:spPr>
                    <a:xfrm>
                      <a:off x="0" y="0"/>
                      <a:ext cx="1789155" cy="1797142"/>
                    </a:xfrm>
                    <a:prstGeom prst="rect">
                      <a:avLst/>
                    </a:prstGeom>
                  </pic:spPr>
                </pic:pic>
              </a:graphicData>
            </a:graphic>
          </wp:inline>
        </w:drawing>
      </w:r>
    </w:p>
    <w:p w14:paraId="327268AB" w14:textId="201668C3" w:rsidR="00745F37" w:rsidRPr="008D61E0" w:rsidRDefault="008C7815" w:rsidP="00906F19">
      <w:pPr>
        <w:pStyle w:val="ListParagraph"/>
        <w:numPr>
          <w:ilvl w:val="0"/>
          <w:numId w:val="12"/>
        </w:numPr>
        <w:ind w:left="450"/>
        <w:outlineLvl w:val="0"/>
        <w:rPr>
          <w:rFonts w:ascii="Times New Roman" w:eastAsia="Times New Roman" w:hAnsi="Times New Roman" w:cs="Times New Roman"/>
          <w:b/>
          <w:color w:val="000000" w:themeColor="text1"/>
          <w:sz w:val="36"/>
          <w:szCs w:val="36"/>
        </w:rPr>
      </w:pPr>
      <w:bookmarkStart w:id="18" w:name="_Toc212401575"/>
      <w:r w:rsidRPr="008D61E0">
        <w:rPr>
          <w:rFonts w:ascii="Times New Roman" w:eastAsia="Times New Roman" w:hAnsi="Times New Roman" w:cs="Times New Roman"/>
          <w:b/>
          <w:color w:val="000000" w:themeColor="text1"/>
          <w:sz w:val="36"/>
          <w:szCs w:val="36"/>
        </w:rPr>
        <w:t>So sánh ưu và nhược điểm migrate sang Drift</w:t>
      </w:r>
      <w:bookmarkEnd w:id="18"/>
    </w:p>
    <w:p w14:paraId="4066F836" w14:textId="0B595109" w:rsidR="00A83737" w:rsidRPr="007C227B" w:rsidRDefault="00713FEE" w:rsidP="00A83737">
      <w:pPr>
        <w:pStyle w:val="ListParagraph"/>
        <w:ind w:left="450"/>
        <w:rPr>
          <w:rFonts w:ascii="Times New Roman" w:eastAsia="Times New Roman" w:hAnsi="Times New Roman" w:cs="Times New Roman"/>
          <w:b/>
          <w:color w:val="000000" w:themeColor="text1"/>
          <w:sz w:val="32"/>
          <w:szCs w:val="32"/>
        </w:rPr>
      </w:pPr>
      <w:r w:rsidRPr="007C227B">
        <w:rPr>
          <w:rFonts w:ascii="Times New Roman" w:eastAsia="Times New Roman" w:hAnsi="Times New Roman" w:cs="Times New Roman"/>
          <w:b/>
          <w:color w:val="000000" w:themeColor="text1"/>
          <w:sz w:val="32"/>
          <w:szCs w:val="32"/>
        </w:rPr>
        <w:t>Ưu điểm:</w:t>
      </w:r>
    </w:p>
    <w:p w14:paraId="4F131962" w14:textId="54D51955" w:rsidR="00713FEE" w:rsidRPr="007C227B" w:rsidRDefault="000E53DC" w:rsidP="007C227B">
      <w:pPr>
        <w:pStyle w:val="ListParagraph"/>
        <w:numPr>
          <w:ilvl w:val="0"/>
          <w:numId w:val="14"/>
        </w:numPr>
        <w:rPr>
          <w:rFonts w:ascii="Times New Roman" w:eastAsia="Times New Roman" w:hAnsi="Times New Roman" w:cs="Times New Roman"/>
          <w:color w:val="000000" w:themeColor="text1"/>
          <w:sz w:val="28"/>
          <w:szCs w:val="28"/>
        </w:rPr>
      </w:pPr>
      <w:r w:rsidRPr="007C227B">
        <w:rPr>
          <w:rFonts w:ascii="Times New Roman" w:eastAsia="Times New Roman" w:hAnsi="Times New Roman" w:cs="Times New Roman"/>
          <w:color w:val="000000" w:themeColor="text1"/>
          <w:sz w:val="28"/>
          <w:szCs w:val="28"/>
        </w:rPr>
        <w:t>Code sạch, dễ bảo trì hơn.</w:t>
      </w:r>
    </w:p>
    <w:p w14:paraId="59B09325" w14:textId="1CB7FD74" w:rsidR="000E53DC" w:rsidRPr="007C227B" w:rsidRDefault="000E53DC" w:rsidP="007C227B">
      <w:pPr>
        <w:pStyle w:val="ListParagraph"/>
        <w:numPr>
          <w:ilvl w:val="0"/>
          <w:numId w:val="14"/>
        </w:numPr>
        <w:rPr>
          <w:rFonts w:ascii="Times New Roman" w:eastAsia="Times New Roman" w:hAnsi="Times New Roman" w:cs="Times New Roman"/>
          <w:color w:val="000000" w:themeColor="text1"/>
          <w:sz w:val="28"/>
          <w:szCs w:val="28"/>
        </w:rPr>
      </w:pPr>
      <w:r w:rsidRPr="007C227B">
        <w:rPr>
          <w:rFonts w:ascii="Times New Roman" w:eastAsia="Times New Roman" w:hAnsi="Times New Roman" w:cs="Times New Roman"/>
          <w:color w:val="000000" w:themeColor="text1"/>
          <w:sz w:val="28"/>
          <w:szCs w:val="28"/>
        </w:rPr>
        <w:t>Tích hợp type-safety (an toàn dữ liệu).</w:t>
      </w:r>
    </w:p>
    <w:p w14:paraId="1476E228" w14:textId="5AA50807" w:rsidR="000E53DC" w:rsidRPr="007C227B" w:rsidRDefault="004519BB" w:rsidP="007C227B">
      <w:pPr>
        <w:pStyle w:val="ListParagraph"/>
        <w:numPr>
          <w:ilvl w:val="0"/>
          <w:numId w:val="14"/>
        </w:numPr>
        <w:rPr>
          <w:rFonts w:ascii="Times New Roman" w:eastAsia="Times New Roman" w:hAnsi="Times New Roman" w:cs="Times New Roman"/>
          <w:color w:val="000000" w:themeColor="text1"/>
          <w:sz w:val="28"/>
          <w:szCs w:val="28"/>
        </w:rPr>
      </w:pPr>
      <w:r w:rsidRPr="007C227B">
        <w:rPr>
          <w:rFonts w:ascii="Times New Roman" w:eastAsia="Times New Roman" w:hAnsi="Times New Roman" w:cs="Times New Roman"/>
          <w:color w:val="000000" w:themeColor="text1"/>
          <w:sz w:val="28"/>
          <w:szCs w:val="28"/>
        </w:rPr>
        <w:t>Hỗ trợ reactive ( dữ liệu tự động cập nhật UI).</w:t>
      </w:r>
    </w:p>
    <w:p w14:paraId="7A09744C" w14:textId="5E1987EB" w:rsidR="004519BB" w:rsidRPr="007C227B" w:rsidRDefault="00271BB4" w:rsidP="007C227B">
      <w:pPr>
        <w:pStyle w:val="ListParagraph"/>
        <w:numPr>
          <w:ilvl w:val="0"/>
          <w:numId w:val="14"/>
        </w:numPr>
        <w:rPr>
          <w:rFonts w:ascii="Times New Roman" w:eastAsia="Times New Roman" w:hAnsi="Times New Roman" w:cs="Times New Roman"/>
          <w:color w:val="000000" w:themeColor="text1"/>
          <w:sz w:val="28"/>
          <w:szCs w:val="28"/>
        </w:rPr>
      </w:pPr>
      <w:r w:rsidRPr="007C227B">
        <w:rPr>
          <w:rFonts w:ascii="Times New Roman" w:eastAsia="Times New Roman" w:hAnsi="Times New Roman" w:cs="Times New Roman"/>
          <w:color w:val="000000" w:themeColor="text1"/>
          <w:sz w:val="28"/>
          <w:szCs w:val="28"/>
        </w:rPr>
        <w:t>Giảm lỗi runtime &amp; tăng tốc độ phát triển.</w:t>
      </w:r>
    </w:p>
    <w:p w14:paraId="1B7FFFE1" w14:textId="4B3170DC" w:rsidR="0020144F" w:rsidRDefault="0020144F" w:rsidP="007C227B">
      <w:pPr>
        <w:pStyle w:val="ListParagraph"/>
        <w:numPr>
          <w:ilvl w:val="0"/>
          <w:numId w:val="14"/>
        </w:numPr>
        <w:rPr>
          <w:rFonts w:ascii="Times New Roman" w:eastAsia="Times New Roman" w:hAnsi="Times New Roman" w:cs="Times New Roman"/>
          <w:color w:val="000000" w:themeColor="text1"/>
          <w:sz w:val="28"/>
          <w:szCs w:val="28"/>
        </w:rPr>
      </w:pPr>
      <w:r w:rsidRPr="007C227B">
        <w:rPr>
          <w:rFonts w:ascii="Times New Roman" w:eastAsia="Times New Roman" w:hAnsi="Times New Roman" w:cs="Times New Roman"/>
          <w:color w:val="000000" w:themeColor="text1"/>
          <w:sz w:val="28"/>
          <w:szCs w:val="28"/>
        </w:rPr>
        <w:t>Tích hợp Flutter tốt hơn.</w:t>
      </w:r>
    </w:p>
    <w:p w14:paraId="30DCE21A" w14:textId="50F6FE5C" w:rsidR="007C227B" w:rsidRDefault="007C227B" w:rsidP="007C227B">
      <w:pPr>
        <w:ind w:left="540"/>
        <w:rPr>
          <w:rFonts w:ascii="Times New Roman" w:eastAsia="Times New Roman" w:hAnsi="Times New Roman" w:cs="Times New Roman"/>
          <w:b/>
          <w:color w:val="000000" w:themeColor="text1"/>
          <w:sz w:val="32"/>
          <w:szCs w:val="32"/>
        </w:rPr>
      </w:pPr>
      <w:r w:rsidRPr="007C227B">
        <w:rPr>
          <w:rFonts w:ascii="Times New Roman" w:eastAsia="Times New Roman" w:hAnsi="Times New Roman" w:cs="Times New Roman"/>
          <w:b/>
          <w:color w:val="000000" w:themeColor="text1"/>
          <w:sz w:val="32"/>
          <w:szCs w:val="32"/>
        </w:rPr>
        <w:t>Nhược điểm:</w:t>
      </w:r>
    </w:p>
    <w:p w14:paraId="5E9E8701" w14:textId="0939C9A4" w:rsidR="007C227B" w:rsidRDefault="008F34D1" w:rsidP="00586C99">
      <w:pPr>
        <w:pStyle w:val="ListParagraph"/>
        <w:numPr>
          <w:ilvl w:val="0"/>
          <w:numId w:val="15"/>
        </w:numPr>
        <w:ind w:left="1170"/>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Phức tạp khi migration ban đầu.</w:t>
      </w:r>
    </w:p>
    <w:p w14:paraId="5FB39D93" w14:textId="2C6E2F04" w:rsidR="008F34D1" w:rsidRPr="008F34D1" w:rsidRDefault="001B0705" w:rsidP="00586C99">
      <w:pPr>
        <w:pStyle w:val="ListParagraph"/>
        <w:numPr>
          <w:ilvl w:val="0"/>
          <w:numId w:val="15"/>
        </w:numPr>
        <w:ind w:left="1170"/>
        <w:rPr>
          <w:rFonts w:ascii="Times New Roman" w:eastAsia="Times New Roman" w:hAnsi="Times New Roman" w:cs="Times New Roman"/>
          <w:bCs/>
          <w:color w:val="000000" w:themeColor="text1"/>
          <w:sz w:val="28"/>
          <w:szCs w:val="28"/>
        </w:rPr>
      </w:pPr>
      <w:r w:rsidRPr="001B0705">
        <w:rPr>
          <w:rFonts w:ascii="Times New Roman" w:eastAsia="Times New Roman" w:hAnsi="Times New Roman" w:cs="Times New Roman"/>
          <w:bCs/>
          <w:color w:val="000000" w:themeColor="text1"/>
          <w:sz w:val="28"/>
          <w:szCs w:val="28"/>
        </w:rPr>
        <w:t>Sinh thêm file code (build_runner)</w:t>
      </w:r>
      <w:r>
        <w:rPr>
          <w:rFonts w:ascii="Times New Roman" w:eastAsia="Times New Roman" w:hAnsi="Times New Roman" w:cs="Times New Roman"/>
          <w:bCs/>
          <w:color w:val="000000" w:themeColor="text1"/>
          <w:sz w:val="28"/>
          <w:szCs w:val="28"/>
        </w:rPr>
        <w:t>.</w:t>
      </w:r>
    </w:p>
    <w:p w14:paraId="3A203E78" w14:textId="603CCD96" w:rsidR="001B0705" w:rsidRDefault="00213896" w:rsidP="00586C99">
      <w:pPr>
        <w:pStyle w:val="ListParagraph"/>
        <w:numPr>
          <w:ilvl w:val="0"/>
          <w:numId w:val="15"/>
        </w:numPr>
        <w:ind w:left="1170"/>
        <w:rPr>
          <w:rFonts w:ascii="Times New Roman" w:eastAsia="Times New Roman" w:hAnsi="Times New Roman" w:cs="Times New Roman"/>
          <w:bCs/>
          <w:color w:val="000000" w:themeColor="text1"/>
          <w:sz w:val="28"/>
          <w:szCs w:val="28"/>
        </w:rPr>
      </w:pPr>
      <w:r w:rsidRPr="00213896">
        <w:rPr>
          <w:rFonts w:ascii="Times New Roman" w:eastAsia="Times New Roman" w:hAnsi="Times New Roman" w:cs="Times New Roman"/>
          <w:bCs/>
          <w:color w:val="000000" w:themeColor="text1"/>
          <w:sz w:val="28"/>
          <w:szCs w:val="28"/>
        </w:rPr>
        <w:t xml:space="preserve">Tăng thời gian </w:t>
      </w:r>
      <w:r>
        <w:rPr>
          <w:rFonts w:ascii="Times New Roman" w:eastAsia="Times New Roman" w:hAnsi="Times New Roman" w:cs="Times New Roman"/>
          <w:bCs/>
          <w:color w:val="000000" w:themeColor="text1"/>
          <w:sz w:val="28"/>
          <w:szCs w:val="28"/>
        </w:rPr>
        <w:t>build.</w:t>
      </w:r>
    </w:p>
    <w:p w14:paraId="69A33408" w14:textId="57A314D5" w:rsidR="00213896" w:rsidRPr="008F34D1" w:rsidRDefault="00586C99" w:rsidP="00586C99">
      <w:pPr>
        <w:pStyle w:val="ListParagraph"/>
        <w:numPr>
          <w:ilvl w:val="0"/>
          <w:numId w:val="15"/>
        </w:numPr>
        <w:ind w:left="1170"/>
        <w:rPr>
          <w:rFonts w:ascii="Times New Roman" w:eastAsia="Times New Roman" w:hAnsi="Times New Roman" w:cs="Times New Roman"/>
          <w:bCs/>
          <w:color w:val="000000" w:themeColor="text1"/>
          <w:sz w:val="28"/>
          <w:szCs w:val="28"/>
        </w:rPr>
      </w:pPr>
      <w:r w:rsidRPr="00586C99">
        <w:rPr>
          <w:rFonts w:ascii="Times New Roman" w:eastAsia="Times New Roman" w:hAnsi="Times New Roman" w:cs="Times New Roman"/>
          <w:bCs/>
          <w:color w:val="000000" w:themeColor="text1"/>
          <w:sz w:val="28"/>
          <w:szCs w:val="28"/>
        </w:rPr>
        <w:t>Phụ thuộc thêm nhiều thư viện.</w:t>
      </w:r>
    </w:p>
    <w:p w14:paraId="58C7DA36" w14:textId="784220AF" w:rsidR="007C227B" w:rsidRPr="007C227B" w:rsidRDefault="00586C99" w:rsidP="00586C99">
      <w:pPr>
        <w:pStyle w:val="ListParagraph"/>
        <w:numPr>
          <w:ilvl w:val="0"/>
          <w:numId w:val="15"/>
        </w:numPr>
        <w:ind w:left="1170"/>
        <w:rPr>
          <w:rFonts w:ascii="Times New Roman" w:eastAsia="Times New Roman" w:hAnsi="Times New Roman" w:cs="Times New Roman"/>
          <w:bCs/>
          <w:color w:val="000000" w:themeColor="text1"/>
          <w:sz w:val="28"/>
          <w:szCs w:val="28"/>
        </w:rPr>
      </w:pPr>
      <w:r w:rsidRPr="00586C99">
        <w:rPr>
          <w:rFonts w:ascii="Times New Roman" w:eastAsia="Times New Roman" w:hAnsi="Times New Roman" w:cs="Times New Roman"/>
          <w:bCs/>
          <w:color w:val="000000" w:themeColor="text1"/>
          <w:sz w:val="28"/>
          <w:szCs w:val="28"/>
        </w:rPr>
        <w:t>Tăng độ phức tạp cho người mới.</w:t>
      </w:r>
    </w:p>
    <w:p w14:paraId="77588D93" w14:textId="5E2B0A0A" w:rsidR="00F17A78" w:rsidRPr="008D61E0" w:rsidRDefault="00A83737" w:rsidP="00906F19">
      <w:pPr>
        <w:pStyle w:val="ListParagraph"/>
        <w:numPr>
          <w:ilvl w:val="0"/>
          <w:numId w:val="12"/>
        </w:numPr>
        <w:ind w:left="450"/>
        <w:outlineLvl w:val="0"/>
        <w:rPr>
          <w:rFonts w:ascii="Times New Roman" w:eastAsia="Times New Roman" w:hAnsi="Times New Roman" w:cs="Times New Roman"/>
          <w:b/>
          <w:color w:val="000000" w:themeColor="text1"/>
          <w:sz w:val="36"/>
          <w:szCs w:val="36"/>
        </w:rPr>
      </w:pPr>
      <w:bookmarkStart w:id="19" w:name="_Toc212401576"/>
      <w:r>
        <w:rPr>
          <w:rFonts w:ascii="Times New Roman" w:eastAsia="Times New Roman" w:hAnsi="Times New Roman" w:cs="Times New Roman"/>
          <w:b/>
          <w:color w:val="000000" w:themeColor="text1"/>
          <w:sz w:val="36"/>
          <w:szCs w:val="36"/>
        </w:rPr>
        <w:lastRenderedPageBreak/>
        <w:t>So sánh và tối ưu hiệu năng SQLite và Drift</w:t>
      </w:r>
      <w:bookmarkEnd w:id="19"/>
    </w:p>
    <w:p w14:paraId="1625865A" w14:textId="10D92818" w:rsidR="009D6DD1" w:rsidRPr="009D6DD1" w:rsidRDefault="009D6DD1" w:rsidP="009D6DD1">
      <w:pPr>
        <w:ind w:left="90"/>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Lúc chưa tối ưu:</w:t>
      </w:r>
    </w:p>
    <w:p w14:paraId="674833C9" w14:textId="18207338" w:rsidR="00EF775B" w:rsidRPr="008D61E0" w:rsidRDefault="00EA3882" w:rsidP="002E7CC7">
      <w:pPr>
        <w:ind w:left="90"/>
        <w:rPr>
          <w:rFonts w:ascii="Times New Roman" w:eastAsia="Times New Roman" w:hAnsi="Times New Roman" w:cs="Times New Roman"/>
          <w:b/>
          <w:color w:val="000000" w:themeColor="text1"/>
          <w:sz w:val="36"/>
          <w:szCs w:val="36"/>
        </w:rPr>
      </w:pPr>
      <w:r w:rsidRPr="00EA3882">
        <w:rPr>
          <w:rFonts w:ascii="Times New Roman" w:eastAsia="Times New Roman" w:hAnsi="Times New Roman" w:cs="Times New Roman"/>
          <w:b/>
          <w:noProof/>
          <w:color w:val="000000" w:themeColor="text1"/>
          <w:sz w:val="36"/>
          <w:szCs w:val="36"/>
        </w:rPr>
        <w:drawing>
          <wp:inline distT="0" distB="0" distL="0" distR="0" wp14:anchorId="2FF0E38B" wp14:editId="6DEA7DAB">
            <wp:extent cx="3535680" cy="2003553"/>
            <wp:effectExtent l="0" t="0" r="7620" b="0"/>
            <wp:docPr id="109047169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1693" name="Picture 1" descr="A computer code with text&#10;&#10;AI-generated content may be incorrect."/>
                    <pic:cNvPicPr/>
                  </pic:nvPicPr>
                  <pic:blipFill>
                    <a:blip r:embed="rId67"/>
                    <a:stretch>
                      <a:fillRect/>
                    </a:stretch>
                  </pic:blipFill>
                  <pic:spPr>
                    <a:xfrm>
                      <a:off x="0" y="0"/>
                      <a:ext cx="3544622" cy="2008620"/>
                    </a:xfrm>
                    <a:prstGeom prst="rect">
                      <a:avLst/>
                    </a:prstGeom>
                  </pic:spPr>
                </pic:pic>
              </a:graphicData>
            </a:graphic>
          </wp:inline>
        </w:drawing>
      </w:r>
    </w:p>
    <w:p w14:paraId="3F823731" w14:textId="7AB60E11" w:rsidR="004C53F3" w:rsidRPr="002E7CC7" w:rsidRDefault="00DD5052" w:rsidP="002E7CC7">
      <w:pPr>
        <w:ind w:left="90"/>
        <w:rPr>
          <w:rFonts w:ascii="Times New Roman" w:eastAsia="Times New Roman" w:hAnsi="Times New Roman" w:cs="Times New Roman"/>
          <w:b/>
          <w:color w:val="000000" w:themeColor="text1"/>
          <w:sz w:val="36"/>
          <w:szCs w:val="36"/>
        </w:rPr>
      </w:pPr>
      <w:r w:rsidRPr="00DD5052">
        <w:rPr>
          <w:rFonts w:ascii="Times New Roman" w:eastAsia="Times New Roman" w:hAnsi="Times New Roman" w:cs="Times New Roman"/>
          <w:b/>
          <w:noProof/>
          <w:color w:val="000000" w:themeColor="text1"/>
          <w:sz w:val="36"/>
          <w:szCs w:val="36"/>
        </w:rPr>
        <w:drawing>
          <wp:inline distT="0" distB="0" distL="0" distR="0" wp14:anchorId="35469112" wp14:editId="5A011B4A">
            <wp:extent cx="3343742" cy="2057687"/>
            <wp:effectExtent l="0" t="0" r="9525" b="0"/>
            <wp:docPr id="7259749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74908" name="Picture 1" descr="A screen shot of a computer code&#10;&#10;AI-generated content may be incorrect."/>
                    <pic:cNvPicPr/>
                  </pic:nvPicPr>
                  <pic:blipFill>
                    <a:blip r:embed="rId68"/>
                    <a:stretch>
                      <a:fillRect/>
                    </a:stretch>
                  </pic:blipFill>
                  <pic:spPr>
                    <a:xfrm>
                      <a:off x="0" y="0"/>
                      <a:ext cx="3343742" cy="2057687"/>
                    </a:xfrm>
                    <a:prstGeom prst="rect">
                      <a:avLst/>
                    </a:prstGeom>
                  </pic:spPr>
                </pic:pic>
              </a:graphicData>
            </a:graphic>
          </wp:inline>
        </w:drawing>
      </w:r>
    </w:p>
    <w:p w14:paraId="0AC0196F" w14:textId="4AEC86DD" w:rsidR="00AB3CA4" w:rsidRDefault="00DD5052" w:rsidP="002E7CC7">
      <w:pPr>
        <w:ind w:left="90"/>
        <w:rPr>
          <w:rFonts w:ascii="Times New Roman" w:eastAsia="Times New Roman" w:hAnsi="Times New Roman" w:cs="Times New Roman"/>
          <w:b/>
          <w:color w:val="000000" w:themeColor="text1"/>
          <w:sz w:val="36"/>
          <w:szCs w:val="36"/>
        </w:rPr>
      </w:pPr>
      <w:r w:rsidRPr="00DD5052">
        <w:rPr>
          <w:rFonts w:ascii="Times New Roman" w:eastAsia="Times New Roman" w:hAnsi="Times New Roman" w:cs="Times New Roman"/>
          <w:b/>
          <w:noProof/>
          <w:color w:val="000000" w:themeColor="text1"/>
          <w:sz w:val="36"/>
          <w:szCs w:val="36"/>
        </w:rPr>
        <w:drawing>
          <wp:inline distT="0" distB="0" distL="0" distR="0" wp14:anchorId="6EFE99FC" wp14:editId="45BB99B6">
            <wp:extent cx="5563376" cy="1562318"/>
            <wp:effectExtent l="0" t="0" r="0" b="0"/>
            <wp:docPr id="5736360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36079" name="Picture 1" descr="A screenshot of a computer program&#10;&#10;AI-generated content may be incorrect."/>
                    <pic:cNvPicPr/>
                  </pic:nvPicPr>
                  <pic:blipFill>
                    <a:blip r:embed="rId69"/>
                    <a:stretch>
                      <a:fillRect/>
                    </a:stretch>
                  </pic:blipFill>
                  <pic:spPr>
                    <a:xfrm>
                      <a:off x="0" y="0"/>
                      <a:ext cx="5563376" cy="1562318"/>
                    </a:xfrm>
                    <a:prstGeom prst="rect">
                      <a:avLst/>
                    </a:prstGeom>
                  </pic:spPr>
                </pic:pic>
              </a:graphicData>
            </a:graphic>
          </wp:inline>
        </w:drawing>
      </w:r>
    </w:p>
    <w:p w14:paraId="6609B5FD" w14:textId="09809120" w:rsidR="00EF3B95" w:rsidRPr="00EF3B95" w:rsidRDefault="00EF3B95" w:rsidP="002E7CC7">
      <w:pPr>
        <w:ind w:left="90"/>
        <w:rPr>
          <w:rFonts w:ascii="Times New Roman" w:eastAsia="Times New Roman" w:hAnsi="Times New Roman" w:cs="Times New Roman"/>
          <w:b/>
          <w:color w:val="000000" w:themeColor="text1"/>
          <w:sz w:val="32"/>
          <w:szCs w:val="32"/>
        </w:rPr>
      </w:pPr>
      <w:r w:rsidRPr="00EF3B95">
        <w:rPr>
          <w:rFonts w:ascii="Times New Roman" w:eastAsia="Times New Roman" w:hAnsi="Times New Roman" w:cs="Times New Roman"/>
          <w:b/>
          <w:color w:val="000000" w:themeColor="text1"/>
          <w:sz w:val="32"/>
          <w:szCs w:val="32"/>
        </w:rPr>
        <w:t xml:space="preserve">Nhận xét: </w:t>
      </w:r>
    </w:p>
    <w:p w14:paraId="22B53750" w14:textId="7A7A80AC" w:rsidR="00EF3B95" w:rsidRDefault="00EF3B95" w:rsidP="00EF3B95">
      <w:pPr>
        <w:pStyle w:val="ListParagraph"/>
        <w:numPr>
          <w:ilvl w:val="0"/>
          <w:numId w:val="18"/>
        </w:numPr>
        <w:rPr>
          <w:rFonts w:ascii="Times New Roman" w:eastAsia="Times New Roman" w:hAnsi="Times New Roman" w:cs="Times New Roman"/>
          <w:b/>
          <w:color w:val="000000" w:themeColor="text1"/>
          <w:sz w:val="28"/>
          <w:szCs w:val="28"/>
        </w:rPr>
      </w:pPr>
      <w:r w:rsidRPr="00EF3B95">
        <w:rPr>
          <w:rFonts w:ascii="Times New Roman" w:eastAsia="Times New Roman" w:hAnsi="Times New Roman" w:cs="Times New Roman"/>
          <w:b/>
          <w:color w:val="000000" w:themeColor="text1"/>
          <w:sz w:val="28"/>
          <w:szCs w:val="28"/>
        </w:rPr>
        <w:t xml:space="preserve">Drift nhanh hơn rõ rệt vì dùng </w:t>
      </w:r>
      <w:r w:rsidRPr="00EF3B95">
        <w:rPr>
          <w:rFonts w:ascii="Times New Roman" w:eastAsia="Times New Roman" w:hAnsi="Times New Roman" w:cs="Times New Roman"/>
          <w:b/>
          <w:bCs/>
          <w:color w:val="000000" w:themeColor="text1"/>
          <w:sz w:val="28"/>
          <w:szCs w:val="28"/>
        </w:rPr>
        <w:t>prepared statements</w:t>
      </w:r>
      <w:r w:rsidRPr="00EF3B95">
        <w:rPr>
          <w:rFonts w:ascii="Times New Roman" w:eastAsia="Times New Roman" w:hAnsi="Times New Roman" w:cs="Times New Roman"/>
          <w:b/>
          <w:color w:val="000000" w:themeColor="text1"/>
          <w:sz w:val="28"/>
          <w:szCs w:val="28"/>
        </w:rPr>
        <w:t xml:space="preserve"> và </w:t>
      </w:r>
      <w:r w:rsidRPr="00EF3B95">
        <w:rPr>
          <w:rFonts w:ascii="Times New Roman" w:eastAsia="Times New Roman" w:hAnsi="Times New Roman" w:cs="Times New Roman"/>
          <w:b/>
          <w:bCs/>
          <w:color w:val="000000" w:themeColor="text1"/>
          <w:sz w:val="28"/>
          <w:szCs w:val="28"/>
        </w:rPr>
        <w:t>caching</w:t>
      </w:r>
      <w:r w:rsidRPr="00EF3B95">
        <w:rPr>
          <w:rFonts w:ascii="Times New Roman" w:eastAsia="Times New Roman" w:hAnsi="Times New Roman" w:cs="Times New Roman"/>
          <w:b/>
          <w:color w:val="000000" w:themeColor="text1"/>
          <w:sz w:val="28"/>
          <w:szCs w:val="28"/>
        </w:rPr>
        <w:t xml:space="preserve"> tự động. Có thể thực thi truy vấn đồng bộ hơn nhờ </w:t>
      </w:r>
      <w:r w:rsidRPr="00EF3B95">
        <w:rPr>
          <w:rFonts w:ascii="Times New Roman" w:eastAsia="Times New Roman" w:hAnsi="Times New Roman" w:cs="Times New Roman"/>
          <w:b/>
          <w:bCs/>
          <w:color w:val="000000" w:themeColor="text1"/>
          <w:sz w:val="28"/>
          <w:szCs w:val="28"/>
        </w:rPr>
        <w:t>query batching</w:t>
      </w:r>
      <w:r w:rsidRPr="00EF3B95">
        <w:rPr>
          <w:rFonts w:ascii="Times New Roman" w:eastAsia="Times New Roman" w:hAnsi="Times New Roman" w:cs="Times New Roman"/>
          <w:b/>
          <w:color w:val="000000" w:themeColor="text1"/>
          <w:sz w:val="28"/>
          <w:szCs w:val="28"/>
        </w:rPr>
        <w:t xml:space="preserve"> nội bộ.Dùng </w:t>
      </w:r>
      <w:r w:rsidRPr="00EF3B95">
        <w:rPr>
          <w:rFonts w:ascii="Times New Roman" w:eastAsia="Times New Roman" w:hAnsi="Times New Roman" w:cs="Times New Roman"/>
          <w:b/>
          <w:bCs/>
          <w:color w:val="000000" w:themeColor="text1"/>
          <w:sz w:val="28"/>
          <w:szCs w:val="28"/>
        </w:rPr>
        <w:t>code generation</w:t>
      </w:r>
      <w:r w:rsidRPr="00EF3B95">
        <w:rPr>
          <w:rFonts w:ascii="Times New Roman" w:eastAsia="Times New Roman" w:hAnsi="Times New Roman" w:cs="Times New Roman"/>
          <w:b/>
          <w:color w:val="000000" w:themeColor="text1"/>
          <w:sz w:val="28"/>
          <w:szCs w:val="28"/>
        </w:rPr>
        <w:t xml:space="preserve"> nên thao tác ít overhead hơn so với Map&lt;String, dynamic&gt; của sqflite</w:t>
      </w:r>
    </w:p>
    <w:p w14:paraId="72BED0D2" w14:textId="490F9190" w:rsidR="00EF3B95" w:rsidRPr="00EF3B95" w:rsidRDefault="00EF3B95" w:rsidP="00EF3B95">
      <w:pPr>
        <w:pStyle w:val="ListParagraph"/>
        <w:numPr>
          <w:ilvl w:val="0"/>
          <w:numId w:val="18"/>
        </w:numPr>
        <w:rPr>
          <w:rFonts w:ascii="Times New Roman" w:eastAsia="Times New Roman" w:hAnsi="Times New Roman" w:cs="Times New Roman"/>
          <w:b/>
          <w:color w:val="000000" w:themeColor="text1"/>
          <w:sz w:val="28"/>
          <w:szCs w:val="28"/>
        </w:rPr>
      </w:pPr>
      <w:r w:rsidRPr="00EF3B95">
        <w:rPr>
          <w:rFonts w:ascii="Times New Roman" w:eastAsia="Times New Roman" w:hAnsi="Times New Roman" w:cs="Times New Roman"/>
          <w:b/>
          <w:bCs/>
          <w:color w:val="000000" w:themeColor="text1"/>
          <w:sz w:val="28"/>
          <w:szCs w:val="28"/>
        </w:rPr>
        <w:t>SQLite thuần</w:t>
      </w:r>
      <w:r w:rsidRPr="00EF3B95">
        <w:rPr>
          <w:rFonts w:ascii="Times New Roman" w:eastAsia="Times New Roman" w:hAnsi="Times New Roman" w:cs="Times New Roman"/>
          <w:b/>
          <w:color w:val="000000" w:themeColor="text1"/>
          <w:sz w:val="28"/>
          <w:szCs w:val="28"/>
        </w:rPr>
        <w:t xml:space="preserve"> ở đây chạy chậm do:</w:t>
      </w:r>
      <w:r w:rsidRPr="00EF3B95">
        <w:t xml:space="preserve"> </w:t>
      </w:r>
      <w:r w:rsidRPr="00EF3B95">
        <w:rPr>
          <w:rFonts w:ascii="Times New Roman" w:eastAsia="Times New Roman" w:hAnsi="Times New Roman" w:cs="Times New Roman"/>
          <w:b/>
          <w:color w:val="000000" w:themeColor="text1"/>
          <w:sz w:val="28"/>
          <w:szCs w:val="28"/>
        </w:rPr>
        <w:t>Mỗi vòng lặp gọi await db.insert(...) =&gt; mở &amp; đóng transaction từng lần.</w:t>
      </w:r>
      <w:r w:rsidRPr="00EF3B95">
        <w:t xml:space="preserve"> </w:t>
      </w:r>
      <w:r w:rsidRPr="00EF3B95">
        <w:rPr>
          <w:rFonts w:ascii="Times New Roman" w:eastAsia="Times New Roman" w:hAnsi="Times New Roman" w:cs="Times New Roman"/>
          <w:b/>
          <w:color w:val="000000" w:themeColor="text1"/>
          <w:sz w:val="28"/>
          <w:szCs w:val="28"/>
        </w:rPr>
        <w:t>Không có batch insert/delete =&gt; rất tốn thời gian I/O.</w:t>
      </w:r>
    </w:p>
    <w:p w14:paraId="1825400D" w14:textId="1D17C52B" w:rsidR="00EF3B95" w:rsidRPr="00EF3B95" w:rsidRDefault="00EF3B95" w:rsidP="00EF3B95">
      <w:pPr>
        <w:ind w:left="720"/>
        <w:rPr>
          <w:rFonts w:ascii="Times New Roman" w:eastAsia="Times New Roman" w:hAnsi="Times New Roman" w:cs="Times New Roman"/>
          <w:b/>
          <w:color w:val="000000" w:themeColor="text1"/>
          <w:sz w:val="36"/>
          <w:szCs w:val="36"/>
        </w:rPr>
      </w:pPr>
    </w:p>
    <w:p w14:paraId="4E80B798" w14:textId="77777777" w:rsidR="009D6DD1" w:rsidRDefault="009D6DD1" w:rsidP="002E7CC7">
      <w:pPr>
        <w:ind w:left="90"/>
        <w:rPr>
          <w:rFonts w:ascii="Times New Roman" w:eastAsia="Times New Roman" w:hAnsi="Times New Roman" w:cs="Times New Roman"/>
          <w:b/>
          <w:color w:val="000000" w:themeColor="text1"/>
          <w:sz w:val="36"/>
          <w:szCs w:val="36"/>
        </w:rPr>
      </w:pPr>
    </w:p>
    <w:p w14:paraId="770DDAB8" w14:textId="0CCF2658" w:rsidR="009D6DD1" w:rsidRPr="009D6DD1" w:rsidRDefault="009D6DD1" w:rsidP="002E7CC7">
      <w:pPr>
        <w:ind w:left="90"/>
        <w:rPr>
          <w:rFonts w:ascii="Times New Roman" w:eastAsia="Times New Roman" w:hAnsi="Times New Roman" w:cs="Times New Roman"/>
          <w:b/>
          <w:color w:val="000000" w:themeColor="text1"/>
          <w:sz w:val="28"/>
          <w:szCs w:val="28"/>
        </w:rPr>
      </w:pPr>
      <w:r w:rsidRPr="009D6DD1">
        <w:rPr>
          <w:rFonts w:ascii="Times New Roman" w:eastAsia="Times New Roman" w:hAnsi="Times New Roman" w:cs="Times New Roman"/>
          <w:b/>
          <w:color w:val="000000" w:themeColor="text1"/>
          <w:sz w:val="28"/>
          <w:szCs w:val="28"/>
        </w:rPr>
        <w:t>Lúc tối ưu:</w:t>
      </w:r>
    </w:p>
    <w:p w14:paraId="7FCADA19" w14:textId="38384151" w:rsidR="000A3E20" w:rsidRPr="002E7CC7" w:rsidRDefault="00455426" w:rsidP="002E7CC7">
      <w:pPr>
        <w:ind w:left="90"/>
        <w:rPr>
          <w:rFonts w:ascii="Times New Roman" w:eastAsia="Times New Roman" w:hAnsi="Times New Roman" w:cs="Times New Roman"/>
          <w:b/>
          <w:color w:val="000000" w:themeColor="text1"/>
          <w:sz w:val="36"/>
          <w:szCs w:val="36"/>
        </w:rPr>
      </w:pPr>
      <w:r w:rsidRPr="00455426">
        <w:rPr>
          <w:rFonts w:ascii="Times New Roman" w:eastAsia="Times New Roman" w:hAnsi="Times New Roman" w:cs="Times New Roman"/>
          <w:b/>
          <w:noProof/>
          <w:color w:val="000000" w:themeColor="text1"/>
          <w:sz w:val="36"/>
          <w:szCs w:val="36"/>
        </w:rPr>
        <w:drawing>
          <wp:inline distT="0" distB="0" distL="0" distR="0" wp14:anchorId="612E92C5" wp14:editId="7D4A5D49">
            <wp:extent cx="4923539" cy="1661160"/>
            <wp:effectExtent l="0" t="0" r="0" b="0"/>
            <wp:docPr id="6824405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0586" name="Picture 1" descr="A screen shot of a computer code&#10;&#10;AI-generated content may be incorrect."/>
                    <pic:cNvPicPr/>
                  </pic:nvPicPr>
                  <pic:blipFill>
                    <a:blip r:embed="rId70"/>
                    <a:stretch>
                      <a:fillRect/>
                    </a:stretch>
                  </pic:blipFill>
                  <pic:spPr>
                    <a:xfrm>
                      <a:off x="0" y="0"/>
                      <a:ext cx="4938451" cy="1666191"/>
                    </a:xfrm>
                    <a:prstGeom prst="rect">
                      <a:avLst/>
                    </a:prstGeom>
                  </pic:spPr>
                </pic:pic>
              </a:graphicData>
            </a:graphic>
          </wp:inline>
        </w:drawing>
      </w:r>
    </w:p>
    <w:p w14:paraId="77A1802B" w14:textId="3608405D" w:rsidR="00351C14" w:rsidRDefault="003B7701" w:rsidP="006C7464">
      <w:pPr>
        <w:rPr>
          <w:rFonts w:ascii="Times New Roman" w:eastAsia="Times New Roman" w:hAnsi="Times New Roman" w:cs="Times New Roman"/>
          <w:b/>
          <w:color w:val="000000" w:themeColor="text1"/>
          <w:sz w:val="28"/>
          <w:szCs w:val="28"/>
        </w:rPr>
      </w:pPr>
      <w:r w:rsidRPr="003B7701">
        <w:rPr>
          <w:rFonts w:ascii="Times New Roman" w:eastAsia="Times New Roman" w:hAnsi="Times New Roman" w:cs="Times New Roman"/>
          <w:b/>
          <w:noProof/>
          <w:color w:val="000000" w:themeColor="text1"/>
          <w:sz w:val="28"/>
          <w:szCs w:val="28"/>
        </w:rPr>
        <w:drawing>
          <wp:inline distT="0" distB="0" distL="0" distR="0" wp14:anchorId="759A00EE" wp14:editId="3B594055">
            <wp:extent cx="2886478" cy="2448267"/>
            <wp:effectExtent l="0" t="0" r="9525" b="9525"/>
            <wp:docPr id="19755003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0380" name="Picture 1" descr="A screen shot of a computer code&#10;&#10;AI-generated content may be incorrect."/>
                    <pic:cNvPicPr/>
                  </pic:nvPicPr>
                  <pic:blipFill>
                    <a:blip r:embed="rId71"/>
                    <a:stretch>
                      <a:fillRect/>
                    </a:stretch>
                  </pic:blipFill>
                  <pic:spPr>
                    <a:xfrm>
                      <a:off x="0" y="0"/>
                      <a:ext cx="2886478" cy="2448267"/>
                    </a:xfrm>
                    <a:prstGeom prst="rect">
                      <a:avLst/>
                    </a:prstGeom>
                  </pic:spPr>
                </pic:pic>
              </a:graphicData>
            </a:graphic>
          </wp:inline>
        </w:drawing>
      </w:r>
    </w:p>
    <w:p w14:paraId="6AB2719E" w14:textId="716CE31F" w:rsidR="008151E2" w:rsidRDefault="003B7701" w:rsidP="006C7464">
      <w:pPr>
        <w:rPr>
          <w:rFonts w:ascii="Times New Roman" w:eastAsia="Times New Roman" w:hAnsi="Times New Roman" w:cs="Times New Roman"/>
          <w:b/>
          <w:color w:val="000000" w:themeColor="text1"/>
          <w:sz w:val="28"/>
          <w:szCs w:val="28"/>
        </w:rPr>
      </w:pPr>
      <w:r w:rsidRPr="003B7701">
        <w:rPr>
          <w:rFonts w:ascii="Times New Roman" w:eastAsia="Times New Roman" w:hAnsi="Times New Roman" w:cs="Times New Roman"/>
          <w:b/>
          <w:noProof/>
          <w:color w:val="000000" w:themeColor="text1"/>
          <w:sz w:val="28"/>
          <w:szCs w:val="28"/>
        </w:rPr>
        <w:drawing>
          <wp:inline distT="0" distB="0" distL="0" distR="0" wp14:anchorId="79521B0A" wp14:editId="16DFE576">
            <wp:extent cx="5439534" cy="1886213"/>
            <wp:effectExtent l="0" t="0" r="8890" b="0"/>
            <wp:docPr id="1007704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4325" name="Picture 1" descr="A screenshot of a computer program&#10;&#10;AI-generated content may be incorrect."/>
                    <pic:cNvPicPr/>
                  </pic:nvPicPr>
                  <pic:blipFill>
                    <a:blip r:embed="rId72"/>
                    <a:stretch>
                      <a:fillRect/>
                    </a:stretch>
                  </pic:blipFill>
                  <pic:spPr>
                    <a:xfrm>
                      <a:off x="0" y="0"/>
                      <a:ext cx="5439534" cy="1886213"/>
                    </a:xfrm>
                    <a:prstGeom prst="rect">
                      <a:avLst/>
                    </a:prstGeom>
                  </pic:spPr>
                </pic:pic>
              </a:graphicData>
            </a:graphic>
          </wp:inline>
        </w:drawing>
      </w:r>
    </w:p>
    <w:p w14:paraId="34D46F85" w14:textId="77777777" w:rsidR="00EF3B95" w:rsidRDefault="00EF3B95" w:rsidP="006C7464">
      <w:pPr>
        <w:rPr>
          <w:rFonts w:ascii="Times New Roman" w:eastAsia="Times New Roman" w:hAnsi="Times New Roman" w:cs="Times New Roman"/>
          <w:b/>
          <w:color w:val="000000" w:themeColor="text1"/>
          <w:sz w:val="28"/>
          <w:szCs w:val="28"/>
        </w:rPr>
      </w:pPr>
    </w:p>
    <w:p w14:paraId="15218E78" w14:textId="308E291B" w:rsidR="00B04784" w:rsidRPr="00EF3B95" w:rsidRDefault="00EF3B95" w:rsidP="00B04784">
      <w:pPr>
        <w:rPr>
          <w:rFonts w:ascii="Times New Roman" w:eastAsia="Times New Roman" w:hAnsi="Times New Roman" w:cs="Times New Roman"/>
          <w:b/>
          <w:color w:val="000000" w:themeColor="text1"/>
          <w:sz w:val="32"/>
          <w:szCs w:val="32"/>
        </w:rPr>
      </w:pPr>
      <w:r w:rsidRPr="00EF3B95">
        <w:rPr>
          <w:rFonts w:ascii="Times New Roman" w:eastAsia="Times New Roman" w:hAnsi="Times New Roman" w:cs="Times New Roman"/>
          <w:b/>
          <w:color w:val="000000" w:themeColor="text1"/>
          <w:sz w:val="32"/>
          <w:szCs w:val="32"/>
        </w:rPr>
        <w:t>Phương pháp:</w:t>
      </w:r>
    </w:p>
    <w:p w14:paraId="08E44185" w14:textId="77777777" w:rsidR="00EF3B95" w:rsidRPr="00EF3B95" w:rsidRDefault="00EF3B95" w:rsidP="00EF3B95">
      <w:pPr>
        <w:pStyle w:val="ListParagraph"/>
        <w:numPr>
          <w:ilvl w:val="0"/>
          <w:numId w:val="18"/>
        </w:numPr>
        <w:rPr>
          <w:rFonts w:ascii="Times New Roman" w:eastAsia="Times New Roman" w:hAnsi="Times New Roman" w:cs="Times New Roman"/>
          <w:b/>
          <w:color w:val="000000" w:themeColor="text1"/>
          <w:sz w:val="28"/>
          <w:szCs w:val="28"/>
        </w:rPr>
      </w:pPr>
      <w:r w:rsidRPr="00EF3B95">
        <w:rPr>
          <w:rFonts w:ascii="Times New Roman" w:eastAsia="Times New Roman" w:hAnsi="Times New Roman" w:cs="Times New Roman"/>
          <w:b/>
          <w:color w:val="000000" w:themeColor="text1"/>
          <w:sz w:val="28"/>
          <w:szCs w:val="28"/>
        </w:rPr>
        <w:t xml:space="preserve">dùng </w:t>
      </w:r>
      <w:r w:rsidRPr="00EF3B95">
        <w:rPr>
          <w:rFonts w:ascii="Times New Roman" w:eastAsia="Times New Roman" w:hAnsi="Times New Roman" w:cs="Times New Roman"/>
          <w:b/>
          <w:bCs/>
          <w:color w:val="000000" w:themeColor="text1"/>
          <w:sz w:val="28"/>
          <w:szCs w:val="28"/>
        </w:rPr>
        <w:t>transaction + batch</w:t>
      </w:r>
      <w:r w:rsidRPr="00EF3B95">
        <w:rPr>
          <w:rFonts w:ascii="Times New Roman" w:eastAsia="Times New Roman" w:hAnsi="Times New Roman" w:cs="Times New Roman"/>
          <w:b/>
          <w:color w:val="000000" w:themeColor="text1"/>
          <w:sz w:val="28"/>
          <w:szCs w:val="28"/>
        </w:rPr>
        <w:t xml:space="preserve"> (đối với SQLite) và </w:t>
      </w:r>
      <w:r w:rsidRPr="00EF3B95">
        <w:rPr>
          <w:rFonts w:ascii="Times New Roman" w:eastAsia="Times New Roman" w:hAnsi="Times New Roman" w:cs="Times New Roman"/>
          <w:b/>
          <w:bCs/>
          <w:color w:val="000000" w:themeColor="text1"/>
          <w:sz w:val="28"/>
          <w:szCs w:val="28"/>
        </w:rPr>
        <w:t>batch</w:t>
      </w:r>
      <w:r w:rsidRPr="00EF3B95">
        <w:rPr>
          <w:rFonts w:ascii="Times New Roman" w:eastAsia="Times New Roman" w:hAnsi="Times New Roman" w:cs="Times New Roman"/>
          <w:b/>
          <w:color w:val="000000" w:themeColor="text1"/>
          <w:sz w:val="28"/>
          <w:szCs w:val="28"/>
        </w:rPr>
        <w:t xml:space="preserve"> (đối với Drift).</w:t>
      </w:r>
    </w:p>
    <w:p w14:paraId="1B7FDC16" w14:textId="77777777" w:rsidR="00EF3B95" w:rsidRPr="00EF3B95" w:rsidRDefault="00EF3B95" w:rsidP="00EF3B95">
      <w:pPr>
        <w:rPr>
          <w:rFonts w:ascii="Times New Roman" w:eastAsia="Times New Roman" w:hAnsi="Times New Roman" w:cs="Times New Roman"/>
          <w:b/>
          <w:color w:val="000000" w:themeColor="text1"/>
          <w:sz w:val="32"/>
          <w:szCs w:val="32"/>
        </w:rPr>
      </w:pPr>
      <w:r w:rsidRPr="00EF3B95">
        <w:rPr>
          <w:rFonts w:ascii="Times New Roman" w:eastAsia="Times New Roman" w:hAnsi="Times New Roman" w:cs="Times New Roman"/>
          <w:b/>
          <w:color w:val="000000" w:themeColor="text1"/>
          <w:sz w:val="32"/>
          <w:szCs w:val="32"/>
        </w:rPr>
        <w:t>Kết quả:</w:t>
      </w:r>
    </w:p>
    <w:p w14:paraId="622BDAB2" w14:textId="50664636" w:rsidR="00F03875" w:rsidRPr="00EF3B95" w:rsidRDefault="00EF3B95" w:rsidP="00EF3B95">
      <w:pPr>
        <w:pStyle w:val="ListParagraph"/>
        <w:numPr>
          <w:ilvl w:val="0"/>
          <w:numId w:val="18"/>
        </w:numPr>
        <w:rPr>
          <w:rFonts w:asciiTheme="majorHAnsi" w:eastAsia="Times New Roman" w:hAnsiTheme="majorHAnsi" w:cstheme="majorHAnsi"/>
          <w:b/>
          <w:color w:val="000000" w:themeColor="text1"/>
          <w:sz w:val="28"/>
          <w:szCs w:val="28"/>
        </w:rPr>
      </w:pPr>
      <w:r w:rsidRPr="00EF3B95">
        <w:rPr>
          <w:rFonts w:ascii="Times New Roman" w:eastAsia="Times New Roman" w:hAnsi="Times New Roman" w:cs="Times New Roman"/>
          <w:b/>
          <w:color w:val="000000" w:themeColor="text1"/>
          <w:sz w:val="28"/>
          <w:szCs w:val="28"/>
        </w:rPr>
        <w:t xml:space="preserve">Tốc độ tăng từ vài giây xuống </w:t>
      </w:r>
      <w:r w:rsidRPr="00EF3B95">
        <w:rPr>
          <w:rFonts w:ascii="Times New Roman" w:eastAsia="Times New Roman" w:hAnsi="Times New Roman" w:cs="Times New Roman"/>
          <w:b/>
          <w:bCs/>
          <w:color w:val="000000" w:themeColor="text1"/>
          <w:sz w:val="28"/>
          <w:szCs w:val="28"/>
        </w:rPr>
        <w:t>vài trăm mili-giây hoặc ít hơn</w:t>
      </w:r>
      <w:r w:rsidRPr="00EF3B95">
        <w:rPr>
          <w:rFonts w:ascii="Times New Roman" w:eastAsia="Times New Roman" w:hAnsi="Times New Roman" w:cs="Times New Roman"/>
          <w:b/>
          <w:color w:val="000000" w:themeColor="text1"/>
          <w:sz w:val="28"/>
          <w:szCs w:val="28"/>
        </w:rPr>
        <w:t>.</w:t>
      </w:r>
      <w:r w:rsidR="00F03875" w:rsidRPr="00EF3B95">
        <w:rPr>
          <w:rFonts w:asciiTheme="majorHAnsi" w:eastAsia="Times New Roman" w:hAnsiTheme="majorHAnsi" w:cstheme="majorHAnsi"/>
          <w:b/>
          <w:color w:val="000000" w:themeColor="text1"/>
          <w:sz w:val="28"/>
          <w:szCs w:val="28"/>
        </w:rPr>
        <w:br w:type="page"/>
      </w:r>
    </w:p>
    <w:p w14:paraId="1694B95D" w14:textId="25A36C49" w:rsidR="00E458D4" w:rsidRPr="00E01CD2" w:rsidRDefault="00E458D4" w:rsidP="00DA081D">
      <w:pPr>
        <w:pStyle w:val="Heading1"/>
        <w:jc w:val="center"/>
        <w:rPr>
          <w:rFonts w:ascii="Times New Roman" w:eastAsia="Times New Roman" w:hAnsi="Times New Roman" w:cs="Times New Roman"/>
          <w:color w:val="000000" w:themeColor="text1"/>
          <w:sz w:val="28"/>
          <w:szCs w:val="28"/>
        </w:rPr>
      </w:pPr>
      <w:bookmarkStart w:id="20" w:name="_Toc212401577"/>
      <w:r w:rsidRPr="00E01CD2">
        <w:rPr>
          <w:rFonts w:ascii="Times New Roman" w:eastAsia="Times New Roman" w:hAnsi="Times New Roman" w:cs="Times New Roman"/>
          <w:b/>
          <w:color w:val="000000" w:themeColor="text1"/>
          <w:sz w:val="28"/>
          <w:szCs w:val="28"/>
        </w:rPr>
        <w:lastRenderedPageBreak/>
        <w:t>TÀI LIỆU THAM KHẢO</w:t>
      </w:r>
      <w:bookmarkEnd w:id="20"/>
    </w:p>
    <w:p w14:paraId="6C571384" w14:textId="77777777" w:rsidR="005246AA" w:rsidRPr="00346241" w:rsidRDefault="005246AA" w:rsidP="00E458D4">
      <w:pPr>
        <w:jc w:val="center"/>
        <w:textAlignment w:val="baseline"/>
        <w:rPr>
          <w:rFonts w:asciiTheme="majorHAnsi" w:eastAsia="Times New Roman" w:hAnsiTheme="majorHAnsi" w:cstheme="majorHAnsi"/>
          <w:color w:val="000000" w:themeColor="text1"/>
          <w:sz w:val="18"/>
          <w:szCs w:val="18"/>
        </w:rPr>
      </w:pPr>
    </w:p>
    <w:p w14:paraId="6297D171" w14:textId="37B0DBDD" w:rsidR="00E458D4" w:rsidRPr="00E85997" w:rsidRDefault="00E458D4" w:rsidP="00E458D4">
      <w:pPr>
        <w:textAlignment w:val="baseline"/>
        <w:rPr>
          <w:rFonts w:ascii="Times New Roman" w:eastAsia="Times New Roman" w:hAnsi="Times New Roman" w:cs="Times New Roman"/>
          <w:color w:val="000000" w:themeColor="text1"/>
        </w:rPr>
      </w:pPr>
      <w:r w:rsidRPr="00E85997">
        <w:rPr>
          <w:rFonts w:ascii="Times New Roman" w:eastAsia="Times New Roman" w:hAnsi="Times New Roman" w:cs="Times New Roman"/>
          <w:color w:val="000000" w:themeColor="text1"/>
        </w:rPr>
        <w:t>[1]. </w:t>
      </w:r>
      <w:r w:rsidR="00421872" w:rsidRPr="00E85997">
        <w:rPr>
          <w:rFonts w:ascii="Times New Roman" w:eastAsia="Times New Roman" w:hAnsi="Times New Roman" w:cs="Times New Roman"/>
          <w:color w:val="000000" w:themeColor="text1"/>
        </w:rPr>
        <w:t xml:space="preserve">Ts Nguyễn Duy Nhật </w:t>
      </w:r>
      <w:r w:rsidR="00C67C74" w:rsidRPr="00E85997">
        <w:rPr>
          <w:rFonts w:ascii="Times New Roman" w:eastAsia="Times New Roman" w:hAnsi="Times New Roman" w:cs="Times New Roman"/>
          <w:color w:val="000000" w:themeColor="text1"/>
        </w:rPr>
        <w:t>Viễn, slide 2025: slidefull_060725.pdf</w:t>
      </w:r>
    </w:p>
    <w:p w14:paraId="754ABFC7" w14:textId="0BCEB366" w:rsidR="00E458D4" w:rsidRPr="00E85997" w:rsidRDefault="00E458D4" w:rsidP="00E458D4">
      <w:pPr>
        <w:textAlignment w:val="baseline"/>
        <w:rPr>
          <w:rFonts w:ascii="Times New Roman" w:eastAsia="Times New Roman" w:hAnsi="Times New Roman" w:cs="Times New Roman"/>
          <w:color w:val="000000" w:themeColor="text1"/>
        </w:rPr>
      </w:pPr>
      <w:r w:rsidRPr="00E85997">
        <w:rPr>
          <w:rFonts w:ascii="Times New Roman" w:eastAsia="Times New Roman" w:hAnsi="Times New Roman" w:cs="Times New Roman"/>
          <w:color w:val="000000" w:themeColor="text1"/>
        </w:rPr>
        <w:t>[2]. </w:t>
      </w:r>
      <w:r w:rsidR="00201DE1" w:rsidRPr="00E85997">
        <w:rPr>
          <w:rFonts w:ascii="Times New Roman" w:eastAsia="Times New Roman" w:hAnsi="Times New Roman" w:cs="Times New Roman"/>
          <w:color w:val="000000" w:themeColor="text1"/>
          <w:lang w:val="fr-FR"/>
        </w:rPr>
        <w:t>Flutter documentation</w:t>
      </w:r>
      <w:r w:rsidR="00201DE1" w:rsidRPr="00E85997">
        <w:rPr>
          <w:rFonts w:ascii="Times New Roman" w:eastAsia="Times New Roman" w:hAnsi="Times New Roman" w:cs="Times New Roman"/>
          <w:color w:val="000000" w:themeColor="text1"/>
        </w:rPr>
        <w:t xml:space="preserve">: </w:t>
      </w:r>
      <w:r w:rsidR="00261404" w:rsidRPr="00E85997">
        <w:rPr>
          <w:rFonts w:ascii="Times New Roman" w:eastAsia="Times New Roman" w:hAnsi="Times New Roman" w:cs="Times New Roman"/>
          <w:color w:val="000000" w:themeColor="text1"/>
        </w:rPr>
        <w:t>https://docs.flutter.dev/</w:t>
      </w:r>
      <w:r w:rsidR="006C4C5B" w:rsidRPr="00E85997">
        <w:rPr>
          <w:rFonts w:ascii="Times New Roman" w:eastAsia="Times New Roman" w:hAnsi="Times New Roman" w:cs="Times New Roman"/>
          <w:color w:val="000000" w:themeColor="text1"/>
        </w:rPr>
        <w:t>cookbook/persistence/sqlite</w:t>
      </w:r>
      <w:r w:rsidR="00261404" w:rsidRPr="00E85997">
        <w:rPr>
          <w:rFonts w:ascii="Times New Roman" w:eastAsia="Times New Roman" w:hAnsi="Times New Roman" w:cs="Times New Roman"/>
          <w:color w:val="000000" w:themeColor="text1"/>
        </w:rPr>
        <w:t>.</w:t>
      </w:r>
    </w:p>
    <w:p w14:paraId="4FAC2C6E" w14:textId="72CAC8D6" w:rsidR="00E458D4" w:rsidRPr="00E85997" w:rsidRDefault="00E458D4" w:rsidP="00E458D4">
      <w:pPr>
        <w:textAlignment w:val="baseline"/>
        <w:rPr>
          <w:rFonts w:ascii="Times New Roman" w:eastAsia="Times New Roman" w:hAnsi="Times New Roman" w:cs="Times New Roman"/>
          <w:color w:val="000000" w:themeColor="text1"/>
        </w:rPr>
      </w:pPr>
      <w:r w:rsidRPr="00E85997">
        <w:rPr>
          <w:rFonts w:ascii="Times New Roman" w:eastAsia="Times New Roman" w:hAnsi="Times New Roman" w:cs="Times New Roman"/>
          <w:color w:val="000000" w:themeColor="text1"/>
        </w:rPr>
        <w:t xml:space="preserve">[3]. </w:t>
      </w:r>
      <w:r w:rsidR="00B77663" w:rsidRPr="00E85997">
        <w:rPr>
          <w:rFonts w:ascii="Times New Roman" w:eastAsia="Times New Roman" w:hAnsi="Times New Roman" w:cs="Times New Roman"/>
          <w:color w:val="000000" w:themeColor="text1"/>
        </w:rPr>
        <w:t>Flutter documentation:</w:t>
      </w:r>
      <w:r w:rsidR="00B77663" w:rsidRPr="00E85997">
        <w:rPr>
          <w:rFonts w:ascii="Times New Roman" w:hAnsi="Times New Roman" w:cs="Times New Roman"/>
          <w:b/>
        </w:rPr>
        <w:t xml:space="preserve"> </w:t>
      </w:r>
      <w:r w:rsidR="003D6EE9" w:rsidRPr="00E85997">
        <w:rPr>
          <w:rFonts w:ascii="Times New Roman" w:eastAsia="Times New Roman" w:hAnsi="Times New Roman" w:cs="Times New Roman"/>
          <w:color w:val="000000" w:themeColor="text1"/>
        </w:rPr>
        <w:t>https://</w:t>
      </w:r>
      <w:r w:rsidR="00DB756B" w:rsidRPr="00E85997">
        <w:rPr>
          <w:rFonts w:ascii="Times New Roman" w:eastAsia="Times New Roman" w:hAnsi="Times New Roman" w:cs="Times New Roman"/>
          <w:color w:val="000000" w:themeColor="text1"/>
        </w:rPr>
        <w:t>pub</w:t>
      </w:r>
      <w:r w:rsidR="003D6EE9" w:rsidRPr="00E85997">
        <w:rPr>
          <w:rFonts w:ascii="Times New Roman" w:eastAsia="Times New Roman" w:hAnsi="Times New Roman" w:cs="Times New Roman"/>
          <w:color w:val="000000" w:themeColor="text1"/>
        </w:rPr>
        <w:t>.dev/</w:t>
      </w:r>
      <w:r w:rsidR="00DB756B" w:rsidRPr="00E85997">
        <w:rPr>
          <w:rFonts w:ascii="Times New Roman" w:eastAsia="Times New Roman" w:hAnsi="Times New Roman" w:cs="Times New Roman"/>
          <w:color w:val="000000" w:themeColor="text1"/>
        </w:rPr>
        <w:t>packages/drift/example</w:t>
      </w:r>
      <w:r w:rsidR="003D6EE9" w:rsidRPr="00E85997">
        <w:rPr>
          <w:rFonts w:ascii="Times New Roman" w:eastAsia="Times New Roman" w:hAnsi="Times New Roman" w:cs="Times New Roman"/>
          <w:color w:val="000000" w:themeColor="text1"/>
        </w:rPr>
        <w:t>.</w:t>
      </w:r>
    </w:p>
    <w:p w14:paraId="6C53AA69" w14:textId="352EB309" w:rsidR="00B77663" w:rsidRPr="00E85997" w:rsidRDefault="00B77663" w:rsidP="00B77663">
      <w:pPr>
        <w:textAlignment w:val="baseline"/>
        <w:rPr>
          <w:rFonts w:ascii="Times New Roman" w:eastAsia="Times New Roman" w:hAnsi="Times New Roman" w:cs="Times New Roman"/>
          <w:b/>
          <w:color w:val="000000" w:themeColor="text1"/>
        </w:rPr>
      </w:pPr>
      <w:r w:rsidRPr="00E85997">
        <w:rPr>
          <w:rFonts w:ascii="Times New Roman" w:eastAsia="Times New Roman" w:hAnsi="Times New Roman" w:cs="Times New Roman"/>
          <w:color w:val="000000" w:themeColor="text1"/>
        </w:rPr>
        <w:t>[</w:t>
      </w:r>
      <w:r w:rsidR="007B545F" w:rsidRPr="00E85997">
        <w:rPr>
          <w:rFonts w:ascii="Times New Roman" w:eastAsia="Times New Roman" w:hAnsi="Times New Roman" w:cs="Times New Roman"/>
          <w:color w:val="000000" w:themeColor="text1"/>
        </w:rPr>
        <w:t>4</w:t>
      </w:r>
      <w:r w:rsidRPr="00E85997">
        <w:rPr>
          <w:rFonts w:ascii="Times New Roman" w:eastAsia="Times New Roman" w:hAnsi="Times New Roman" w:cs="Times New Roman"/>
          <w:color w:val="000000" w:themeColor="text1"/>
        </w:rPr>
        <w:t xml:space="preserve">]. </w:t>
      </w:r>
      <w:r w:rsidR="00BD4468" w:rsidRPr="00E85997">
        <w:rPr>
          <w:rFonts w:ascii="Times New Roman" w:eastAsia="Times New Roman" w:hAnsi="Times New Roman" w:cs="Times New Roman"/>
          <w:color w:val="000000" w:themeColor="text1"/>
        </w:rPr>
        <w:t>SQLite documentation:</w:t>
      </w:r>
      <w:r w:rsidR="00D5622E" w:rsidRPr="00E85997">
        <w:rPr>
          <w:rFonts w:ascii="Times New Roman" w:eastAsia="Times New Roman" w:hAnsi="Times New Roman" w:cs="Times New Roman"/>
          <w:color w:val="000000" w:themeColor="text1"/>
        </w:rPr>
        <w:t xml:space="preserve"> https://sqlite.org/docs.html</w:t>
      </w:r>
    </w:p>
    <w:p w14:paraId="1F3632E8" w14:textId="7B35F18B" w:rsidR="00B77663" w:rsidRPr="00E85997" w:rsidRDefault="00B77663" w:rsidP="00B77663">
      <w:pPr>
        <w:textAlignment w:val="baseline"/>
        <w:rPr>
          <w:rFonts w:ascii="Times New Roman" w:eastAsia="Times New Roman" w:hAnsi="Times New Roman" w:cs="Times New Roman"/>
          <w:b/>
          <w:color w:val="000000" w:themeColor="text1"/>
        </w:rPr>
      </w:pPr>
      <w:r w:rsidRPr="00E85997">
        <w:rPr>
          <w:rFonts w:ascii="Times New Roman" w:eastAsia="Times New Roman" w:hAnsi="Times New Roman" w:cs="Times New Roman"/>
          <w:color w:val="000000" w:themeColor="text1"/>
        </w:rPr>
        <w:t>[</w:t>
      </w:r>
      <w:r w:rsidR="007B545F" w:rsidRPr="00E85997">
        <w:rPr>
          <w:rFonts w:ascii="Times New Roman" w:eastAsia="Times New Roman" w:hAnsi="Times New Roman" w:cs="Times New Roman"/>
          <w:color w:val="000000" w:themeColor="text1"/>
        </w:rPr>
        <w:t>5</w:t>
      </w:r>
      <w:r w:rsidRPr="00E85997">
        <w:rPr>
          <w:rFonts w:ascii="Times New Roman" w:eastAsia="Times New Roman" w:hAnsi="Times New Roman" w:cs="Times New Roman"/>
          <w:color w:val="000000" w:themeColor="text1"/>
        </w:rPr>
        <w:t xml:space="preserve">]. </w:t>
      </w:r>
      <w:r w:rsidR="00EC34D3" w:rsidRPr="00E85997">
        <w:rPr>
          <w:rFonts w:ascii="Times New Roman" w:eastAsia="Times New Roman" w:hAnsi="Times New Roman" w:cs="Times New Roman"/>
          <w:color w:val="000000" w:themeColor="text1"/>
        </w:rPr>
        <w:t>TITV</w:t>
      </w:r>
      <w:r w:rsidR="003F60BE" w:rsidRPr="00E85997">
        <w:rPr>
          <w:rFonts w:ascii="Times New Roman" w:eastAsia="Times New Roman" w:hAnsi="Times New Roman" w:cs="Times New Roman"/>
          <w:color w:val="000000" w:themeColor="text1"/>
        </w:rPr>
        <w:t>,Flutter</w:t>
      </w:r>
      <w:r w:rsidR="00497233" w:rsidRPr="00E85997">
        <w:rPr>
          <w:rFonts w:ascii="Times New Roman" w:eastAsia="Times New Roman" w:hAnsi="Times New Roman" w:cs="Times New Roman"/>
          <w:color w:val="000000" w:themeColor="text1"/>
        </w:rPr>
        <w:t xml:space="preserve"> 49-Giới thiệu về cơ sở dữ liệu SQLite</w:t>
      </w:r>
      <w:r w:rsidR="003F60BE" w:rsidRPr="00E85997">
        <w:rPr>
          <w:rFonts w:ascii="Times New Roman" w:eastAsia="Times New Roman" w:hAnsi="Times New Roman" w:cs="Times New Roman"/>
          <w:color w:val="000000" w:themeColor="text1"/>
        </w:rPr>
        <w:t>:</w:t>
      </w:r>
      <w:r w:rsidR="00C34865" w:rsidRPr="00E85997">
        <w:rPr>
          <w:rFonts w:ascii="Times New Roman" w:eastAsia="Times New Roman" w:hAnsi="Times New Roman" w:cs="Times New Roman"/>
          <w:color w:val="000000" w:themeColor="text1"/>
        </w:rPr>
        <w:br/>
      </w:r>
      <w:r w:rsidR="003F60BE" w:rsidRPr="00E85997">
        <w:rPr>
          <w:rFonts w:ascii="Times New Roman" w:hAnsi="Times New Roman" w:cs="Times New Roman"/>
          <w:b/>
        </w:rPr>
        <w:t xml:space="preserve"> </w:t>
      </w:r>
      <w:r w:rsidR="005267B5" w:rsidRPr="00E85997">
        <w:rPr>
          <w:rFonts w:ascii="Times New Roman" w:eastAsia="Times New Roman" w:hAnsi="Times New Roman" w:cs="Times New Roman"/>
          <w:color w:val="000000" w:themeColor="text1"/>
        </w:rPr>
        <w:t>https://youtu.be/l54Bq7S-I1Y?si=7LZZR6rmUaZjycHz</w:t>
      </w:r>
    </w:p>
    <w:p w14:paraId="6745C839" w14:textId="79968A64" w:rsidR="00A7586C" w:rsidRPr="00E85997" w:rsidRDefault="00A7586C" w:rsidP="00A7586C">
      <w:pPr>
        <w:textAlignment w:val="baseline"/>
        <w:rPr>
          <w:rFonts w:ascii="Times New Roman" w:eastAsia="Times New Roman" w:hAnsi="Times New Roman" w:cs="Times New Roman"/>
          <w:color w:val="000000" w:themeColor="text1"/>
        </w:rPr>
      </w:pPr>
      <w:r w:rsidRPr="00E85997">
        <w:rPr>
          <w:rFonts w:ascii="Times New Roman" w:eastAsia="Times New Roman" w:hAnsi="Times New Roman" w:cs="Times New Roman"/>
          <w:color w:val="000000" w:themeColor="text1"/>
        </w:rPr>
        <w:t>[6]. TITV,Flutter 50 -Xây dựng dự án CRUD sử dụng Flutter và SQLite-Phần 1:</w:t>
      </w:r>
      <w:r w:rsidRPr="00E85997">
        <w:rPr>
          <w:rFonts w:ascii="Times New Roman" w:eastAsia="Times New Roman" w:hAnsi="Times New Roman" w:cs="Times New Roman"/>
          <w:color w:val="000000" w:themeColor="text1"/>
        </w:rPr>
        <w:br/>
      </w:r>
      <w:r w:rsidR="007048CF" w:rsidRPr="00E85997">
        <w:rPr>
          <w:rFonts w:ascii="Times New Roman" w:eastAsia="Times New Roman" w:hAnsi="Times New Roman" w:cs="Times New Roman"/>
          <w:color w:val="000000" w:themeColor="text1"/>
        </w:rPr>
        <w:t>https://youtu.be/Ffc4nGc2zx8?si=FzL9Xe_OG9TM3SN4</w:t>
      </w:r>
    </w:p>
    <w:p w14:paraId="26452FD1" w14:textId="04EC954D" w:rsidR="00F4484D" w:rsidRDefault="00F4484D" w:rsidP="00F56B0A">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r w:rsidR="00585597">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w:t>
      </w:r>
      <w:r w:rsidR="009F2DD2">
        <w:rPr>
          <w:rFonts w:ascii="Times New Roman" w:eastAsia="Times New Roman" w:hAnsi="Times New Roman" w:cs="Times New Roman"/>
          <w:color w:val="000000" w:themeColor="text1"/>
        </w:rPr>
        <w:t>.</w:t>
      </w:r>
      <w:r w:rsidR="00B16154">
        <w:rPr>
          <w:rFonts w:ascii="Times New Roman" w:eastAsia="Times New Roman" w:hAnsi="Times New Roman" w:cs="Times New Roman"/>
          <w:color w:val="000000" w:themeColor="text1"/>
        </w:rPr>
        <w:t xml:space="preserve"> </w:t>
      </w:r>
      <w:r w:rsidR="00B16154" w:rsidRPr="00E85997">
        <w:rPr>
          <w:rFonts w:ascii="Times New Roman" w:eastAsia="Times New Roman" w:hAnsi="Times New Roman" w:cs="Times New Roman"/>
          <w:color w:val="000000" w:themeColor="text1"/>
        </w:rPr>
        <w:t xml:space="preserve">TITV,Flutter </w:t>
      </w:r>
      <w:r w:rsidR="00B16154">
        <w:rPr>
          <w:rFonts w:ascii="Times New Roman" w:eastAsia="Times New Roman" w:hAnsi="Times New Roman" w:cs="Times New Roman"/>
          <w:color w:val="000000" w:themeColor="text1"/>
        </w:rPr>
        <w:t>51</w:t>
      </w:r>
      <w:r w:rsidR="00B16154" w:rsidRPr="00E85997">
        <w:rPr>
          <w:rFonts w:ascii="Times New Roman" w:eastAsia="Times New Roman" w:hAnsi="Times New Roman" w:cs="Times New Roman"/>
          <w:color w:val="000000" w:themeColor="text1"/>
        </w:rPr>
        <w:t xml:space="preserve"> -Xây dựng dự án CRUD sử dụng Flutter và SQLite-Phần </w:t>
      </w:r>
      <w:r w:rsidR="00585597">
        <w:rPr>
          <w:rFonts w:ascii="Times New Roman" w:eastAsia="Times New Roman" w:hAnsi="Times New Roman" w:cs="Times New Roman"/>
          <w:color w:val="000000" w:themeColor="text1"/>
        </w:rPr>
        <w:t>2</w:t>
      </w:r>
      <w:r w:rsidR="00B16154" w:rsidRPr="00E85997">
        <w:rPr>
          <w:rFonts w:ascii="Times New Roman" w:eastAsia="Times New Roman" w:hAnsi="Times New Roman" w:cs="Times New Roman"/>
          <w:color w:val="000000" w:themeColor="text1"/>
        </w:rPr>
        <w:t>:</w:t>
      </w:r>
      <w:r w:rsidR="009F2DD2">
        <w:rPr>
          <w:rFonts w:ascii="Times New Roman" w:eastAsia="Times New Roman" w:hAnsi="Times New Roman" w:cs="Times New Roman"/>
          <w:color w:val="000000" w:themeColor="text1"/>
        </w:rPr>
        <w:t xml:space="preserve"> </w:t>
      </w:r>
      <w:hyperlink r:id="rId73" w:history="1">
        <w:r w:rsidR="00585597" w:rsidRPr="007B3054">
          <w:rPr>
            <w:rStyle w:val="Hyperlink"/>
            <w:rFonts w:ascii="Times New Roman" w:eastAsia="Times New Roman" w:hAnsi="Times New Roman" w:cs="Times New Roman"/>
          </w:rPr>
          <w:t>https://www.youtube.com/watch?v=H4sMKlktSwc&amp;t=309s&amp;pp=0gcJCQYKAYcqIYzv</w:t>
        </w:r>
      </w:hyperlink>
    </w:p>
    <w:p w14:paraId="5CC894E1" w14:textId="16B44140" w:rsidR="00585597" w:rsidRDefault="00585597" w:rsidP="00585597">
      <w:pPr>
        <w:textAlignment w:val="baseline"/>
        <w:rPr>
          <w:rFonts w:ascii="Times New Roman" w:eastAsia="Times New Roman" w:hAnsi="Times New Roman" w:cs="Times New Roman"/>
          <w:color w:val="000000" w:themeColor="text1"/>
        </w:rPr>
      </w:pPr>
      <w:r w:rsidRPr="00E85997">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8</w:t>
      </w:r>
      <w:r w:rsidRPr="00E85997">
        <w:rPr>
          <w:rFonts w:ascii="Times New Roman" w:eastAsia="Times New Roman" w:hAnsi="Times New Roman" w:cs="Times New Roman"/>
          <w:color w:val="000000" w:themeColor="text1"/>
        </w:rPr>
        <w:t xml:space="preserve">]. Code With Richard: </w:t>
      </w:r>
      <w:r w:rsidRPr="00E85997">
        <w:rPr>
          <w:rFonts w:ascii="Times New Roman" w:eastAsia="Times New Roman" w:hAnsi="Times New Roman" w:cs="Times New Roman"/>
          <w:color w:val="000000" w:themeColor="text1"/>
        </w:rPr>
        <w:br/>
      </w:r>
      <w:hyperlink r:id="rId74" w:history="1">
        <w:r w:rsidRPr="007B3054">
          <w:rPr>
            <w:rStyle w:val="Hyperlink"/>
            <w:rFonts w:ascii="Times New Roman" w:eastAsia="Times New Roman" w:hAnsi="Times New Roman" w:cs="Times New Roman"/>
          </w:rPr>
          <w:t>https://youtube.com/playlist?list=PLztm2TugcV9Tn6J_H5mtxYIBN40uMAZgO&amp;si=r__0G6u9MHhjGgag</w:t>
        </w:r>
      </w:hyperlink>
    </w:p>
    <w:p w14:paraId="0C40E736" w14:textId="77777777" w:rsidR="00585597" w:rsidRPr="00E85997" w:rsidRDefault="00585597" w:rsidP="00F56B0A">
      <w:pPr>
        <w:textAlignment w:val="baseline"/>
        <w:rPr>
          <w:rFonts w:ascii="Times New Roman" w:eastAsia="Times New Roman" w:hAnsi="Times New Roman" w:cs="Times New Roman"/>
          <w:color w:val="000000" w:themeColor="text1"/>
        </w:rPr>
      </w:pPr>
    </w:p>
    <w:p w14:paraId="7FDEE2F1" w14:textId="77777777" w:rsidR="00F56B0A" w:rsidRDefault="00F56B0A" w:rsidP="00A7586C">
      <w:pPr>
        <w:textAlignment w:val="baseline"/>
        <w:rPr>
          <w:rFonts w:eastAsia="Times New Roman" w:cstheme="majorHAnsi"/>
          <w:color w:val="000000" w:themeColor="text1"/>
        </w:rPr>
      </w:pPr>
    </w:p>
    <w:p w14:paraId="7232053E" w14:textId="77777777" w:rsidR="00B301F7" w:rsidRPr="00E51124" w:rsidRDefault="00B301F7" w:rsidP="00A7586C">
      <w:pPr>
        <w:textAlignment w:val="baseline"/>
        <w:rPr>
          <w:rFonts w:eastAsia="Times New Roman" w:cstheme="majorHAnsi"/>
          <w:b/>
          <w:bCs/>
          <w:color w:val="000000" w:themeColor="text1"/>
        </w:rPr>
      </w:pPr>
    </w:p>
    <w:p w14:paraId="73A8FFA7" w14:textId="77777777" w:rsidR="00A7586C" w:rsidRPr="00E51124" w:rsidRDefault="00A7586C" w:rsidP="00B77663">
      <w:pPr>
        <w:textAlignment w:val="baseline"/>
        <w:rPr>
          <w:rFonts w:eastAsia="Times New Roman" w:cstheme="majorHAnsi"/>
          <w:b/>
          <w:bCs/>
          <w:color w:val="000000" w:themeColor="text1"/>
        </w:rPr>
      </w:pPr>
    </w:p>
    <w:p w14:paraId="584864E6" w14:textId="77777777" w:rsidR="00B77663" w:rsidRPr="00687E46" w:rsidRDefault="00B77663" w:rsidP="00E458D4">
      <w:pPr>
        <w:textAlignment w:val="baseline"/>
        <w:rPr>
          <w:rFonts w:asciiTheme="majorHAnsi" w:eastAsia="Times New Roman" w:hAnsiTheme="majorHAnsi" w:cstheme="majorHAnsi"/>
          <w:color w:val="000000" w:themeColor="text1"/>
          <w:sz w:val="18"/>
          <w:szCs w:val="18"/>
        </w:rPr>
      </w:pPr>
    </w:p>
    <w:p w14:paraId="67C7242A" w14:textId="0948CCEE" w:rsidR="005246AA" w:rsidRPr="004F539B" w:rsidRDefault="00E458D4" w:rsidP="004F539B">
      <w:pPr>
        <w:textAlignment w:val="baseline"/>
        <w:rPr>
          <w:rFonts w:asciiTheme="majorHAnsi" w:eastAsia="Times New Roman" w:hAnsiTheme="majorHAnsi" w:cstheme="majorHAnsi"/>
          <w:color w:val="000000" w:themeColor="text1"/>
          <w:sz w:val="18"/>
          <w:szCs w:val="18"/>
        </w:rPr>
      </w:pPr>
      <w:r w:rsidRPr="00346241">
        <w:rPr>
          <w:rFonts w:asciiTheme="majorHAnsi" w:eastAsia="Times New Roman" w:hAnsiTheme="majorHAnsi" w:cstheme="majorHAnsi"/>
          <w:color w:val="000000" w:themeColor="text1"/>
        </w:rPr>
        <w:t> </w:t>
      </w:r>
    </w:p>
    <w:sectPr w:rsidR="005246AA" w:rsidRPr="004F539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E560" w14:textId="77777777" w:rsidR="00282DF6" w:rsidRDefault="00282DF6" w:rsidP="00A04169">
      <w:r>
        <w:separator/>
      </w:r>
    </w:p>
  </w:endnote>
  <w:endnote w:type="continuationSeparator" w:id="0">
    <w:p w14:paraId="3C31AFBA" w14:textId="77777777" w:rsidR="00282DF6" w:rsidRDefault="00282DF6" w:rsidP="00A04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38A29" w14:textId="77777777" w:rsidR="00282DF6" w:rsidRDefault="00282DF6" w:rsidP="00A04169">
      <w:r>
        <w:separator/>
      </w:r>
    </w:p>
  </w:footnote>
  <w:footnote w:type="continuationSeparator" w:id="0">
    <w:p w14:paraId="5105EFDF" w14:textId="77777777" w:rsidR="00282DF6" w:rsidRDefault="00282DF6" w:rsidP="00A04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AD6"/>
    <w:multiLevelType w:val="multilevel"/>
    <w:tmpl w:val="DC74DD2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ascii="Times New Roman" w:hAnsi="Times New Roman" w:cs="Times New Roman"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60948E8"/>
    <w:multiLevelType w:val="hybridMultilevel"/>
    <w:tmpl w:val="65B08BF6"/>
    <w:lvl w:ilvl="0" w:tplc="04090001">
      <w:numFmt w:val="bullet"/>
      <w:lvlText w:val=""/>
      <w:lvlJc w:val="left"/>
      <w:pPr>
        <w:ind w:left="1170" w:hanging="360"/>
      </w:pPr>
      <w:rPr>
        <w:rFonts w:ascii="Symbol" w:eastAsia="Times New Roman" w:hAnsi="Symbol"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61E6FE5"/>
    <w:multiLevelType w:val="hybridMultilevel"/>
    <w:tmpl w:val="F120156C"/>
    <w:lvl w:ilvl="0" w:tplc="042A0001">
      <w:start w:val="1"/>
      <w:numFmt w:val="bullet"/>
      <w:lvlText w:val=""/>
      <w:lvlJc w:val="left"/>
      <w:pPr>
        <w:ind w:left="1800" w:hanging="360"/>
      </w:pPr>
      <w:rPr>
        <w:rFonts w:ascii="Symbol" w:hAnsi="Symbol"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 w15:restartNumberingAfterBreak="0">
    <w:nsid w:val="0ACC5BC6"/>
    <w:multiLevelType w:val="multilevel"/>
    <w:tmpl w:val="EF1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1383E"/>
    <w:multiLevelType w:val="hybridMultilevel"/>
    <w:tmpl w:val="CEF66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43268"/>
    <w:multiLevelType w:val="hybridMultilevel"/>
    <w:tmpl w:val="92B4997A"/>
    <w:lvl w:ilvl="0" w:tplc="A288D0AA">
      <w:start w:val="1"/>
      <w:numFmt w:val="bullet"/>
      <w:lvlText w:val=""/>
      <w:lvlJc w:val="left"/>
      <w:pPr>
        <w:ind w:left="720" w:hanging="360"/>
      </w:pPr>
      <w:rPr>
        <w:rFonts w:ascii="Wingdings" w:eastAsia="Times New Roman"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B75086E"/>
    <w:multiLevelType w:val="hybridMultilevel"/>
    <w:tmpl w:val="14DA4D9C"/>
    <w:lvl w:ilvl="0" w:tplc="F93AF16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716F6"/>
    <w:multiLevelType w:val="hybridMultilevel"/>
    <w:tmpl w:val="D6CE381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253932F6"/>
    <w:multiLevelType w:val="hybridMultilevel"/>
    <w:tmpl w:val="6FD6EE8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 w15:restartNumberingAfterBreak="0">
    <w:nsid w:val="26024ECF"/>
    <w:multiLevelType w:val="hybridMultilevel"/>
    <w:tmpl w:val="49C6976C"/>
    <w:lvl w:ilvl="0" w:tplc="88E40596">
      <w:start w:val="2"/>
      <w:numFmt w:val="decimal"/>
      <w:lvlText w:val="%1."/>
      <w:lvlJc w:val="left"/>
      <w:pPr>
        <w:ind w:left="720" w:hanging="360"/>
      </w:pPr>
      <w:rPr>
        <w:rFonts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AB070B"/>
    <w:multiLevelType w:val="hybridMultilevel"/>
    <w:tmpl w:val="C6D68622"/>
    <w:lvl w:ilvl="0" w:tplc="FB44E9CC">
      <w:numFmt w:val="bullet"/>
      <w:lvlText w:val="-"/>
      <w:lvlJc w:val="left"/>
      <w:pPr>
        <w:ind w:left="450" w:hanging="360"/>
      </w:pPr>
      <w:rPr>
        <w:rFonts w:ascii="Times New Roman" w:eastAsia="Times New Roman" w:hAnsi="Times New Roman" w:cs="Times New Roman" w:hint="default"/>
      </w:rPr>
    </w:lvl>
    <w:lvl w:ilvl="1" w:tplc="042A0003" w:tentative="1">
      <w:start w:val="1"/>
      <w:numFmt w:val="bullet"/>
      <w:lvlText w:val="o"/>
      <w:lvlJc w:val="left"/>
      <w:pPr>
        <w:ind w:left="1170" w:hanging="360"/>
      </w:pPr>
      <w:rPr>
        <w:rFonts w:ascii="Courier New" w:hAnsi="Courier New" w:cs="Courier New" w:hint="default"/>
      </w:rPr>
    </w:lvl>
    <w:lvl w:ilvl="2" w:tplc="042A0005" w:tentative="1">
      <w:start w:val="1"/>
      <w:numFmt w:val="bullet"/>
      <w:lvlText w:val=""/>
      <w:lvlJc w:val="left"/>
      <w:pPr>
        <w:ind w:left="1890" w:hanging="360"/>
      </w:pPr>
      <w:rPr>
        <w:rFonts w:ascii="Wingdings" w:hAnsi="Wingdings" w:hint="default"/>
      </w:rPr>
    </w:lvl>
    <w:lvl w:ilvl="3" w:tplc="042A0001" w:tentative="1">
      <w:start w:val="1"/>
      <w:numFmt w:val="bullet"/>
      <w:lvlText w:val=""/>
      <w:lvlJc w:val="left"/>
      <w:pPr>
        <w:ind w:left="2610" w:hanging="360"/>
      </w:pPr>
      <w:rPr>
        <w:rFonts w:ascii="Symbol" w:hAnsi="Symbol" w:hint="default"/>
      </w:rPr>
    </w:lvl>
    <w:lvl w:ilvl="4" w:tplc="042A0003" w:tentative="1">
      <w:start w:val="1"/>
      <w:numFmt w:val="bullet"/>
      <w:lvlText w:val="o"/>
      <w:lvlJc w:val="left"/>
      <w:pPr>
        <w:ind w:left="3330" w:hanging="360"/>
      </w:pPr>
      <w:rPr>
        <w:rFonts w:ascii="Courier New" w:hAnsi="Courier New" w:cs="Courier New" w:hint="default"/>
      </w:rPr>
    </w:lvl>
    <w:lvl w:ilvl="5" w:tplc="042A0005" w:tentative="1">
      <w:start w:val="1"/>
      <w:numFmt w:val="bullet"/>
      <w:lvlText w:val=""/>
      <w:lvlJc w:val="left"/>
      <w:pPr>
        <w:ind w:left="4050" w:hanging="360"/>
      </w:pPr>
      <w:rPr>
        <w:rFonts w:ascii="Wingdings" w:hAnsi="Wingdings" w:hint="default"/>
      </w:rPr>
    </w:lvl>
    <w:lvl w:ilvl="6" w:tplc="042A0001" w:tentative="1">
      <w:start w:val="1"/>
      <w:numFmt w:val="bullet"/>
      <w:lvlText w:val=""/>
      <w:lvlJc w:val="left"/>
      <w:pPr>
        <w:ind w:left="4770" w:hanging="360"/>
      </w:pPr>
      <w:rPr>
        <w:rFonts w:ascii="Symbol" w:hAnsi="Symbol" w:hint="default"/>
      </w:rPr>
    </w:lvl>
    <w:lvl w:ilvl="7" w:tplc="042A0003" w:tentative="1">
      <w:start w:val="1"/>
      <w:numFmt w:val="bullet"/>
      <w:lvlText w:val="o"/>
      <w:lvlJc w:val="left"/>
      <w:pPr>
        <w:ind w:left="5490" w:hanging="360"/>
      </w:pPr>
      <w:rPr>
        <w:rFonts w:ascii="Courier New" w:hAnsi="Courier New" w:cs="Courier New" w:hint="default"/>
      </w:rPr>
    </w:lvl>
    <w:lvl w:ilvl="8" w:tplc="042A0005" w:tentative="1">
      <w:start w:val="1"/>
      <w:numFmt w:val="bullet"/>
      <w:lvlText w:val=""/>
      <w:lvlJc w:val="left"/>
      <w:pPr>
        <w:ind w:left="6210" w:hanging="360"/>
      </w:pPr>
      <w:rPr>
        <w:rFonts w:ascii="Wingdings" w:hAnsi="Wingdings" w:hint="default"/>
      </w:rPr>
    </w:lvl>
  </w:abstractNum>
  <w:abstractNum w:abstractNumId="11" w15:restartNumberingAfterBreak="0">
    <w:nsid w:val="3ED775C3"/>
    <w:multiLevelType w:val="hybridMultilevel"/>
    <w:tmpl w:val="36A4C38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5C16756A"/>
    <w:multiLevelType w:val="hybridMultilevel"/>
    <w:tmpl w:val="CFE2CDD4"/>
    <w:lvl w:ilvl="0" w:tplc="28CEB6F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391053"/>
    <w:multiLevelType w:val="hybridMultilevel"/>
    <w:tmpl w:val="A0D6BA26"/>
    <w:lvl w:ilvl="0" w:tplc="A82E637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5E8C58BC"/>
    <w:multiLevelType w:val="multilevel"/>
    <w:tmpl w:val="D50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D310A"/>
    <w:multiLevelType w:val="hybridMultilevel"/>
    <w:tmpl w:val="04A803B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E2421E"/>
    <w:multiLevelType w:val="hybridMultilevel"/>
    <w:tmpl w:val="6096D34A"/>
    <w:lvl w:ilvl="0" w:tplc="04090001">
      <w:numFmt w:val="bullet"/>
      <w:lvlText w:val=""/>
      <w:lvlJc w:val="left"/>
      <w:pPr>
        <w:ind w:left="1260" w:hanging="360"/>
      </w:pPr>
      <w:rPr>
        <w:rFonts w:ascii="Symbol" w:eastAsia="Times New Roman" w:hAnsi="Symbol"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79EB7434"/>
    <w:multiLevelType w:val="hybridMultilevel"/>
    <w:tmpl w:val="92121FDC"/>
    <w:lvl w:ilvl="0" w:tplc="5D18C72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841532">
    <w:abstractNumId w:val="0"/>
  </w:num>
  <w:num w:numId="2" w16cid:durableId="886448656">
    <w:abstractNumId w:val="2"/>
  </w:num>
  <w:num w:numId="3" w16cid:durableId="738287623">
    <w:abstractNumId w:val="8"/>
  </w:num>
  <w:num w:numId="4" w16cid:durableId="2066492285">
    <w:abstractNumId w:val="9"/>
  </w:num>
  <w:num w:numId="5" w16cid:durableId="315452538">
    <w:abstractNumId w:val="12"/>
  </w:num>
  <w:num w:numId="6" w16cid:durableId="244581334">
    <w:abstractNumId w:val="15"/>
  </w:num>
  <w:num w:numId="7" w16cid:durableId="1734885288">
    <w:abstractNumId w:val="11"/>
  </w:num>
  <w:num w:numId="8" w16cid:durableId="210700324">
    <w:abstractNumId w:val="3"/>
  </w:num>
  <w:num w:numId="9" w16cid:durableId="663316631">
    <w:abstractNumId w:val="14"/>
  </w:num>
  <w:num w:numId="10" w16cid:durableId="809789310">
    <w:abstractNumId w:val="6"/>
  </w:num>
  <w:num w:numId="11" w16cid:durableId="53356836">
    <w:abstractNumId w:val="4"/>
  </w:num>
  <w:num w:numId="12" w16cid:durableId="2086680725">
    <w:abstractNumId w:val="17"/>
  </w:num>
  <w:num w:numId="13" w16cid:durableId="340477990">
    <w:abstractNumId w:val="7"/>
  </w:num>
  <w:num w:numId="14" w16cid:durableId="1785732417">
    <w:abstractNumId w:val="1"/>
  </w:num>
  <w:num w:numId="15" w16cid:durableId="1853491750">
    <w:abstractNumId w:val="16"/>
  </w:num>
  <w:num w:numId="16" w16cid:durableId="307053303">
    <w:abstractNumId w:val="5"/>
  </w:num>
  <w:num w:numId="17" w16cid:durableId="1208637665">
    <w:abstractNumId w:val="10"/>
  </w:num>
  <w:num w:numId="18" w16cid:durableId="77247972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D4"/>
    <w:rsid w:val="000018F7"/>
    <w:rsid w:val="00005D09"/>
    <w:rsid w:val="00006973"/>
    <w:rsid w:val="00007EC9"/>
    <w:rsid w:val="0001241E"/>
    <w:rsid w:val="00016F5D"/>
    <w:rsid w:val="00017781"/>
    <w:rsid w:val="00020345"/>
    <w:rsid w:val="000237DE"/>
    <w:rsid w:val="0002402C"/>
    <w:rsid w:val="0003010C"/>
    <w:rsid w:val="00030392"/>
    <w:rsid w:val="00030ABC"/>
    <w:rsid w:val="00032CAE"/>
    <w:rsid w:val="0003520B"/>
    <w:rsid w:val="000370F9"/>
    <w:rsid w:val="000379CB"/>
    <w:rsid w:val="00042CD6"/>
    <w:rsid w:val="00043242"/>
    <w:rsid w:val="00046BA1"/>
    <w:rsid w:val="00046C7C"/>
    <w:rsid w:val="00047533"/>
    <w:rsid w:val="00050DA0"/>
    <w:rsid w:val="00052909"/>
    <w:rsid w:val="00056F92"/>
    <w:rsid w:val="00056FDD"/>
    <w:rsid w:val="00057536"/>
    <w:rsid w:val="00061E2F"/>
    <w:rsid w:val="00062B2F"/>
    <w:rsid w:val="000638BF"/>
    <w:rsid w:val="00064A64"/>
    <w:rsid w:val="00066467"/>
    <w:rsid w:val="00067E07"/>
    <w:rsid w:val="0007079C"/>
    <w:rsid w:val="00071BD1"/>
    <w:rsid w:val="000738B4"/>
    <w:rsid w:val="00076776"/>
    <w:rsid w:val="000770B8"/>
    <w:rsid w:val="00081B6E"/>
    <w:rsid w:val="0008303C"/>
    <w:rsid w:val="000861D7"/>
    <w:rsid w:val="00087855"/>
    <w:rsid w:val="00090E1A"/>
    <w:rsid w:val="00096B2D"/>
    <w:rsid w:val="00096E79"/>
    <w:rsid w:val="00097BEA"/>
    <w:rsid w:val="000A2ACD"/>
    <w:rsid w:val="000A3B8A"/>
    <w:rsid w:val="000A3E20"/>
    <w:rsid w:val="000A68FE"/>
    <w:rsid w:val="000B3331"/>
    <w:rsid w:val="000B334E"/>
    <w:rsid w:val="000C02EB"/>
    <w:rsid w:val="000C145E"/>
    <w:rsid w:val="000C7E92"/>
    <w:rsid w:val="000D0105"/>
    <w:rsid w:val="000D56C5"/>
    <w:rsid w:val="000D5969"/>
    <w:rsid w:val="000D6148"/>
    <w:rsid w:val="000E199E"/>
    <w:rsid w:val="000E2F8D"/>
    <w:rsid w:val="000E3A2E"/>
    <w:rsid w:val="000E4EA2"/>
    <w:rsid w:val="000E53DC"/>
    <w:rsid w:val="000F12C4"/>
    <w:rsid w:val="000F16DA"/>
    <w:rsid w:val="000F346A"/>
    <w:rsid w:val="000F347D"/>
    <w:rsid w:val="000F38B9"/>
    <w:rsid w:val="00101495"/>
    <w:rsid w:val="00104B6F"/>
    <w:rsid w:val="00105155"/>
    <w:rsid w:val="00105488"/>
    <w:rsid w:val="001054F7"/>
    <w:rsid w:val="0011017F"/>
    <w:rsid w:val="00112ACF"/>
    <w:rsid w:val="00112DBD"/>
    <w:rsid w:val="00113F7B"/>
    <w:rsid w:val="00114929"/>
    <w:rsid w:val="00115C4B"/>
    <w:rsid w:val="001165F4"/>
    <w:rsid w:val="00123126"/>
    <w:rsid w:val="00123531"/>
    <w:rsid w:val="0012562E"/>
    <w:rsid w:val="00125750"/>
    <w:rsid w:val="00125F40"/>
    <w:rsid w:val="00126E15"/>
    <w:rsid w:val="001277D4"/>
    <w:rsid w:val="001354AB"/>
    <w:rsid w:val="0013739C"/>
    <w:rsid w:val="00142ABF"/>
    <w:rsid w:val="00142DE8"/>
    <w:rsid w:val="001453DC"/>
    <w:rsid w:val="00152EE2"/>
    <w:rsid w:val="00153B61"/>
    <w:rsid w:val="00154D24"/>
    <w:rsid w:val="00161D4E"/>
    <w:rsid w:val="00163784"/>
    <w:rsid w:val="00164071"/>
    <w:rsid w:val="00165C2E"/>
    <w:rsid w:val="00166E4C"/>
    <w:rsid w:val="00171251"/>
    <w:rsid w:val="0017203B"/>
    <w:rsid w:val="00172701"/>
    <w:rsid w:val="00172B9A"/>
    <w:rsid w:val="001734C6"/>
    <w:rsid w:val="001742A6"/>
    <w:rsid w:val="00174B68"/>
    <w:rsid w:val="00175F89"/>
    <w:rsid w:val="00177FD4"/>
    <w:rsid w:val="00184FF2"/>
    <w:rsid w:val="001862DE"/>
    <w:rsid w:val="00187730"/>
    <w:rsid w:val="00187A20"/>
    <w:rsid w:val="001916A9"/>
    <w:rsid w:val="00192C09"/>
    <w:rsid w:val="00193BD0"/>
    <w:rsid w:val="0019583C"/>
    <w:rsid w:val="0019782C"/>
    <w:rsid w:val="001A0729"/>
    <w:rsid w:val="001A1E20"/>
    <w:rsid w:val="001A4AD3"/>
    <w:rsid w:val="001A54AC"/>
    <w:rsid w:val="001A5DE2"/>
    <w:rsid w:val="001A5E0C"/>
    <w:rsid w:val="001A7C3D"/>
    <w:rsid w:val="001B0705"/>
    <w:rsid w:val="001B3FD3"/>
    <w:rsid w:val="001B73B7"/>
    <w:rsid w:val="001C169F"/>
    <w:rsid w:val="001C28E3"/>
    <w:rsid w:val="001C4163"/>
    <w:rsid w:val="001C6978"/>
    <w:rsid w:val="001D1F8C"/>
    <w:rsid w:val="001D4669"/>
    <w:rsid w:val="001D5419"/>
    <w:rsid w:val="001D5707"/>
    <w:rsid w:val="001D668B"/>
    <w:rsid w:val="001E05B7"/>
    <w:rsid w:val="001E55A8"/>
    <w:rsid w:val="001E7F8C"/>
    <w:rsid w:val="001F1F68"/>
    <w:rsid w:val="001F2D7F"/>
    <w:rsid w:val="001F504A"/>
    <w:rsid w:val="001F5443"/>
    <w:rsid w:val="001F5D1C"/>
    <w:rsid w:val="00200193"/>
    <w:rsid w:val="0020144F"/>
    <w:rsid w:val="00201DE1"/>
    <w:rsid w:val="00204742"/>
    <w:rsid w:val="00205497"/>
    <w:rsid w:val="00207B05"/>
    <w:rsid w:val="00212085"/>
    <w:rsid w:val="00213896"/>
    <w:rsid w:val="00214F44"/>
    <w:rsid w:val="0022026C"/>
    <w:rsid w:val="002214E7"/>
    <w:rsid w:val="0022467A"/>
    <w:rsid w:val="002251BC"/>
    <w:rsid w:val="002263E9"/>
    <w:rsid w:val="00227538"/>
    <w:rsid w:val="00230B11"/>
    <w:rsid w:val="00236243"/>
    <w:rsid w:val="0023657A"/>
    <w:rsid w:val="00241C5E"/>
    <w:rsid w:val="0024212C"/>
    <w:rsid w:val="0024746F"/>
    <w:rsid w:val="002477E8"/>
    <w:rsid w:val="0025197D"/>
    <w:rsid w:val="00252147"/>
    <w:rsid w:val="00252DF8"/>
    <w:rsid w:val="0025355B"/>
    <w:rsid w:val="00254023"/>
    <w:rsid w:val="00254F91"/>
    <w:rsid w:val="00255760"/>
    <w:rsid w:val="002557BB"/>
    <w:rsid w:val="00256D2F"/>
    <w:rsid w:val="00260142"/>
    <w:rsid w:val="00260CAB"/>
    <w:rsid w:val="00261404"/>
    <w:rsid w:val="0026150E"/>
    <w:rsid w:val="00263435"/>
    <w:rsid w:val="00265128"/>
    <w:rsid w:val="00267421"/>
    <w:rsid w:val="00267458"/>
    <w:rsid w:val="002710F9"/>
    <w:rsid w:val="00271BB4"/>
    <w:rsid w:val="00271E80"/>
    <w:rsid w:val="00277A61"/>
    <w:rsid w:val="00277CE9"/>
    <w:rsid w:val="00280E15"/>
    <w:rsid w:val="00282DF6"/>
    <w:rsid w:val="00283755"/>
    <w:rsid w:val="00283848"/>
    <w:rsid w:val="00283C13"/>
    <w:rsid w:val="0029395B"/>
    <w:rsid w:val="00293F99"/>
    <w:rsid w:val="002A0D04"/>
    <w:rsid w:val="002A5F61"/>
    <w:rsid w:val="002B0309"/>
    <w:rsid w:val="002C0724"/>
    <w:rsid w:val="002C0AC7"/>
    <w:rsid w:val="002C368A"/>
    <w:rsid w:val="002C3EFE"/>
    <w:rsid w:val="002C5F2D"/>
    <w:rsid w:val="002D57BB"/>
    <w:rsid w:val="002D6C89"/>
    <w:rsid w:val="002E0447"/>
    <w:rsid w:val="002E33A0"/>
    <w:rsid w:val="002E5546"/>
    <w:rsid w:val="002E5C8F"/>
    <w:rsid w:val="002E7679"/>
    <w:rsid w:val="002E7CC7"/>
    <w:rsid w:val="002E7DB2"/>
    <w:rsid w:val="002F2213"/>
    <w:rsid w:val="002F51BD"/>
    <w:rsid w:val="00310855"/>
    <w:rsid w:val="00313625"/>
    <w:rsid w:val="003142D7"/>
    <w:rsid w:val="00317F9C"/>
    <w:rsid w:val="00321DBE"/>
    <w:rsid w:val="00326C39"/>
    <w:rsid w:val="0033245B"/>
    <w:rsid w:val="00333818"/>
    <w:rsid w:val="003400AC"/>
    <w:rsid w:val="0034222F"/>
    <w:rsid w:val="00346241"/>
    <w:rsid w:val="0034726D"/>
    <w:rsid w:val="00347786"/>
    <w:rsid w:val="003504F7"/>
    <w:rsid w:val="00350591"/>
    <w:rsid w:val="00351C14"/>
    <w:rsid w:val="00354368"/>
    <w:rsid w:val="00355503"/>
    <w:rsid w:val="00357E73"/>
    <w:rsid w:val="00360B69"/>
    <w:rsid w:val="00362298"/>
    <w:rsid w:val="0036262D"/>
    <w:rsid w:val="0036711E"/>
    <w:rsid w:val="00370787"/>
    <w:rsid w:val="00374ADD"/>
    <w:rsid w:val="003768AB"/>
    <w:rsid w:val="00377DCC"/>
    <w:rsid w:val="00380635"/>
    <w:rsid w:val="00382B64"/>
    <w:rsid w:val="003863A4"/>
    <w:rsid w:val="00387350"/>
    <w:rsid w:val="003941A5"/>
    <w:rsid w:val="003A27EE"/>
    <w:rsid w:val="003A479B"/>
    <w:rsid w:val="003B01A6"/>
    <w:rsid w:val="003B0D8B"/>
    <w:rsid w:val="003B1E70"/>
    <w:rsid w:val="003B60C1"/>
    <w:rsid w:val="003B7701"/>
    <w:rsid w:val="003C052D"/>
    <w:rsid w:val="003C16D9"/>
    <w:rsid w:val="003C1AE3"/>
    <w:rsid w:val="003C563D"/>
    <w:rsid w:val="003C63DF"/>
    <w:rsid w:val="003C6F02"/>
    <w:rsid w:val="003C7DDB"/>
    <w:rsid w:val="003D4385"/>
    <w:rsid w:val="003D6AB3"/>
    <w:rsid w:val="003D6EE9"/>
    <w:rsid w:val="003D7FCC"/>
    <w:rsid w:val="003E6424"/>
    <w:rsid w:val="003F2922"/>
    <w:rsid w:val="003F31BC"/>
    <w:rsid w:val="003F5CB1"/>
    <w:rsid w:val="003F60BE"/>
    <w:rsid w:val="003F7302"/>
    <w:rsid w:val="00410EF5"/>
    <w:rsid w:val="00411E3A"/>
    <w:rsid w:val="00413AB5"/>
    <w:rsid w:val="004172E6"/>
    <w:rsid w:val="004203F1"/>
    <w:rsid w:val="00421872"/>
    <w:rsid w:val="00423A36"/>
    <w:rsid w:val="00425F48"/>
    <w:rsid w:val="00427034"/>
    <w:rsid w:val="00427523"/>
    <w:rsid w:val="004319A4"/>
    <w:rsid w:val="00433883"/>
    <w:rsid w:val="00433A06"/>
    <w:rsid w:val="00436534"/>
    <w:rsid w:val="00436F26"/>
    <w:rsid w:val="0043742F"/>
    <w:rsid w:val="004404EA"/>
    <w:rsid w:val="00442077"/>
    <w:rsid w:val="0045084D"/>
    <w:rsid w:val="004519BB"/>
    <w:rsid w:val="00452F8F"/>
    <w:rsid w:val="00455426"/>
    <w:rsid w:val="004560A0"/>
    <w:rsid w:val="004571F5"/>
    <w:rsid w:val="00460789"/>
    <w:rsid w:val="00460F58"/>
    <w:rsid w:val="00464080"/>
    <w:rsid w:val="0046466C"/>
    <w:rsid w:val="00467979"/>
    <w:rsid w:val="00470603"/>
    <w:rsid w:val="00471272"/>
    <w:rsid w:val="00471391"/>
    <w:rsid w:val="00475503"/>
    <w:rsid w:val="004758A9"/>
    <w:rsid w:val="00476819"/>
    <w:rsid w:val="00480F66"/>
    <w:rsid w:val="00485367"/>
    <w:rsid w:val="0048565B"/>
    <w:rsid w:val="00486448"/>
    <w:rsid w:val="00490607"/>
    <w:rsid w:val="004914EB"/>
    <w:rsid w:val="0049189D"/>
    <w:rsid w:val="00492E5C"/>
    <w:rsid w:val="00493304"/>
    <w:rsid w:val="00494378"/>
    <w:rsid w:val="00495DBD"/>
    <w:rsid w:val="00497233"/>
    <w:rsid w:val="004A37BE"/>
    <w:rsid w:val="004A50B4"/>
    <w:rsid w:val="004A6ECE"/>
    <w:rsid w:val="004B311F"/>
    <w:rsid w:val="004B7D45"/>
    <w:rsid w:val="004C26DF"/>
    <w:rsid w:val="004C31CC"/>
    <w:rsid w:val="004C4AED"/>
    <w:rsid w:val="004C53F3"/>
    <w:rsid w:val="004C6E85"/>
    <w:rsid w:val="004D037F"/>
    <w:rsid w:val="004D14F8"/>
    <w:rsid w:val="004E22BA"/>
    <w:rsid w:val="004E3186"/>
    <w:rsid w:val="004E3280"/>
    <w:rsid w:val="004E4724"/>
    <w:rsid w:val="004F0AB6"/>
    <w:rsid w:val="004F3E60"/>
    <w:rsid w:val="004F539B"/>
    <w:rsid w:val="004F6C3A"/>
    <w:rsid w:val="00502007"/>
    <w:rsid w:val="00503D79"/>
    <w:rsid w:val="00503F00"/>
    <w:rsid w:val="005049B9"/>
    <w:rsid w:val="00511B2F"/>
    <w:rsid w:val="005122E2"/>
    <w:rsid w:val="00512DBD"/>
    <w:rsid w:val="00516DFF"/>
    <w:rsid w:val="00520872"/>
    <w:rsid w:val="00520AB5"/>
    <w:rsid w:val="00520AD5"/>
    <w:rsid w:val="005246AA"/>
    <w:rsid w:val="00524C82"/>
    <w:rsid w:val="005267B5"/>
    <w:rsid w:val="00531797"/>
    <w:rsid w:val="005325FB"/>
    <w:rsid w:val="00533789"/>
    <w:rsid w:val="00533C15"/>
    <w:rsid w:val="005361D8"/>
    <w:rsid w:val="005363B9"/>
    <w:rsid w:val="00541890"/>
    <w:rsid w:val="00543E6E"/>
    <w:rsid w:val="00543EC4"/>
    <w:rsid w:val="0055008F"/>
    <w:rsid w:val="00550FBB"/>
    <w:rsid w:val="005512ED"/>
    <w:rsid w:val="00552F8E"/>
    <w:rsid w:val="0055359F"/>
    <w:rsid w:val="005559F1"/>
    <w:rsid w:val="00555E35"/>
    <w:rsid w:val="00557472"/>
    <w:rsid w:val="00557923"/>
    <w:rsid w:val="00561E6B"/>
    <w:rsid w:val="00564017"/>
    <w:rsid w:val="005651CB"/>
    <w:rsid w:val="00570835"/>
    <w:rsid w:val="00571374"/>
    <w:rsid w:val="00573159"/>
    <w:rsid w:val="0057368A"/>
    <w:rsid w:val="005738F6"/>
    <w:rsid w:val="00574127"/>
    <w:rsid w:val="0057417C"/>
    <w:rsid w:val="00575B3E"/>
    <w:rsid w:val="00576264"/>
    <w:rsid w:val="0058227C"/>
    <w:rsid w:val="00585597"/>
    <w:rsid w:val="00586C99"/>
    <w:rsid w:val="005875B7"/>
    <w:rsid w:val="0059459A"/>
    <w:rsid w:val="00594C22"/>
    <w:rsid w:val="005B0319"/>
    <w:rsid w:val="005B3A59"/>
    <w:rsid w:val="005B553E"/>
    <w:rsid w:val="005B658A"/>
    <w:rsid w:val="005B69B0"/>
    <w:rsid w:val="005B760E"/>
    <w:rsid w:val="005C01B8"/>
    <w:rsid w:val="005C056E"/>
    <w:rsid w:val="005C21F0"/>
    <w:rsid w:val="005D0475"/>
    <w:rsid w:val="005D0E41"/>
    <w:rsid w:val="005D10D2"/>
    <w:rsid w:val="005D13D8"/>
    <w:rsid w:val="005D5415"/>
    <w:rsid w:val="005D6836"/>
    <w:rsid w:val="005E6B47"/>
    <w:rsid w:val="005F3421"/>
    <w:rsid w:val="005F5248"/>
    <w:rsid w:val="005F5C8A"/>
    <w:rsid w:val="005F79B4"/>
    <w:rsid w:val="00601914"/>
    <w:rsid w:val="00602901"/>
    <w:rsid w:val="00606FB4"/>
    <w:rsid w:val="0061157D"/>
    <w:rsid w:val="00613085"/>
    <w:rsid w:val="00613E9D"/>
    <w:rsid w:val="00620D16"/>
    <w:rsid w:val="00622B96"/>
    <w:rsid w:val="006233DF"/>
    <w:rsid w:val="00626EAF"/>
    <w:rsid w:val="00630CAC"/>
    <w:rsid w:val="006315FD"/>
    <w:rsid w:val="006325C6"/>
    <w:rsid w:val="00632835"/>
    <w:rsid w:val="006356AC"/>
    <w:rsid w:val="006358C0"/>
    <w:rsid w:val="0063749E"/>
    <w:rsid w:val="0064135A"/>
    <w:rsid w:val="00641FDF"/>
    <w:rsid w:val="0064355B"/>
    <w:rsid w:val="00643615"/>
    <w:rsid w:val="006445A9"/>
    <w:rsid w:val="006447F1"/>
    <w:rsid w:val="00646759"/>
    <w:rsid w:val="0064776B"/>
    <w:rsid w:val="00647B19"/>
    <w:rsid w:val="00650B41"/>
    <w:rsid w:val="00650F55"/>
    <w:rsid w:val="00653FF7"/>
    <w:rsid w:val="00654EB2"/>
    <w:rsid w:val="00657AC3"/>
    <w:rsid w:val="00660A1B"/>
    <w:rsid w:val="006676BF"/>
    <w:rsid w:val="00667DB3"/>
    <w:rsid w:val="00671295"/>
    <w:rsid w:val="00675B77"/>
    <w:rsid w:val="006833CC"/>
    <w:rsid w:val="0068617B"/>
    <w:rsid w:val="00687E46"/>
    <w:rsid w:val="00695383"/>
    <w:rsid w:val="00695426"/>
    <w:rsid w:val="006965A7"/>
    <w:rsid w:val="00696AC2"/>
    <w:rsid w:val="006A24A5"/>
    <w:rsid w:val="006A73E0"/>
    <w:rsid w:val="006B130E"/>
    <w:rsid w:val="006B2B74"/>
    <w:rsid w:val="006B3047"/>
    <w:rsid w:val="006B361A"/>
    <w:rsid w:val="006B50F2"/>
    <w:rsid w:val="006B719F"/>
    <w:rsid w:val="006C3F56"/>
    <w:rsid w:val="006C4C5B"/>
    <w:rsid w:val="006C4C86"/>
    <w:rsid w:val="006C5E6F"/>
    <w:rsid w:val="006C6CC5"/>
    <w:rsid w:val="006C7464"/>
    <w:rsid w:val="006D224D"/>
    <w:rsid w:val="006D2A99"/>
    <w:rsid w:val="006E0FFB"/>
    <w:rsid w:val="006E1397"/>
    <w:rsid w:val="006E1423"/>
    <w:rsid w:val="006E5CB6"/>
    <w:rsid w:val="006F12EE"/>
    <w:rsid w:val="006F2998"/>
    <w:rsid w:val="006F32BF"/>
    <w:rsid w:val="006F56E0"/>
    <w:rsid w:val="006F5C6A"/>
    <w:rsid w:val="006F607F"/>
    <w:rsid w:val="0070204B"/>
    <w:rsid w:val="00703F87"/>
    <w:rsid w:val="007048CF"/>
    <w:rsid w:val="00705CBC"/>
    <w:rsid w:val="00705FC5"/>
    <w:rsid w:val="007079EE"/>
    <w:rsid w:val="007118D9"/>
    <w:rsid w:val="0071199E"/>
    <w:rsid w:val="00713262"/>
    <w:rsid w:val="00713BE7"/>
    <w:rsid w:val="00713FEE"/>
    <w:rsid w:val="007211F9"/>
    <w:rsid w:val="0072660E"/>
    <w:rsid w:val="00727BBA"/>
    <w:rsid w:val="00730CB5"/>
    <w:rsid w:val="007345B4"/>
    <w:rsid w:val="007409C3"/>
    <w:rsid w:val="00741C98"/>
    <w:rsid w:val="00742BB6"/>
    <w:rsid w:val="00742CF1"/>
    <w:rsid w:val="007451F4"/>
    <w:rsid w:val="00745F37"/>
    <w:rsid w:val="0074631D"/>
    <w:rsid w:val="00746E60"/>
    <w:rsid w:val="00747D21"/>
    <w:rsid w:val="00751B3A"/>
    <w:rsid w:val="007522EC"/>
    <w:rsid w:val="007539C6"/>
    <w:rsid w:val="00760564"/>
    <w:rsid w:val="00761965"/>
    <w:rsid w:val="00762DCD"/>
    <w:rsid w:val="0076534A"/>
    <w:rsid w:val="00765AD8"/>
    <w:rsid w:val="00766C88"/>
    <w:rsid w:val="00770392"/>
    <w:rsid w:val="00770D5D"/>
    <w:rsid w:val="007718FB"/>
    <w:rsid w:val="0077511C"/>
    <w:rsid w:val="007757F1"/>
    <w:rsid w:val="00775B98"/>
    <w:rsid w:val="0078315C"/>
    <w:rsid w:val="00785AB2"/>
    <w:rsid w:val="007869AB"/>
    <w:rsid w:val="00791A9E"/>
    <w:rsid w:val="007942FB"/>
    <w:rsid w:val="00795B3A"/>
    <w:rsid w:val="007A0BEF"/>
    <w:rsid w:val="007A3483"/>
    <w:rsid w:val="007A4183"/>
    <w:rsid w:val="007A576B"/>
    <w:rsid w:val="007B19A3"/>
    <w:rsid w:val="007B4DDC"/>
    <w:rsid w:val="007B545F"/>
    <w:rsid w:val="007C15C2"/>
    <w:rsid w:val="007C227B"/>
    <w:rsid w:val="007C2BEF"/>
    <w:rsid w:val="007D03F7"/>
    <w:rsid w:val="007D0E85"/>
    <w:rsid w:val="007D25D0"/>
    <w:rsid w:val="007D2A20"/>
    <w:rsid w:val="007D5734"/>
    <w:rsid w:val="007D5C4D"/>
    <w:rsid w:val="007D7541"/>
    <w:rsid w:val="007E0899"/>
    <w:rsid w:val="007E4A10"/>
    <w:rsid w:val="007E7008"/>
    <w:rsid w:val="007E70E2"/>
    <w:rsid w:val="007F2412"/>
    <w:rsid w:val="007F5B52"/>
    <w:rsid w:val="007F6698"/>
    <w:rsid w:val="007F67FC"/>
    <w:rsid w:val="00801A5D"/>
    <w:rsid w:val="00803182"/>
    <w:rsid w:val="00803E34"/>
    <w:rsid w:val="0080513E"/>
    <w:rsid w:val="008059F9"/>
    <w:rsid w:val="00810362"/>
    <w:rsid w:val="00811AB0"/>
    <w:rsid w:val="00812FD8"/>
    <w:rsid w:val="00813379"/>
    <w:rsid w:val="008151E2"/>
    <w:rsid w:val="00816692"/>
    <w:rsid w:val="00816ECE"/>
    <w:rsid w:val="008210AA"/>
    <w:rsid w:val="00825EB0"/>
    <w:rsid w:val="00826D85"/>
    <w:rsid w:val="00833601"/>
    <w:rsid w:val="00833F84"/>
    <w:rsid w:val="00836A88"/>
    <w:rsid w:val="00841B93"/>
    <w:rsid w:val="00841E9E"/>
    <w:rsid w:val="00842E23"/>
    <w:rsid w:val="00842F3C"/>
    <w:rsid w:val="00843D9D"/>
    <w:rsid w:val="00844DC3"/>
    <w:rsid w:val="00847079"/>
    <w:rsid w:val="00847E00"/>
    <w:rsid w:val="00850CAE"/>
    <w:rsid w:val="00861E79"/>
    <w:rsid w:val="00864EAE"/>
    <w:rsid w:val="0086550F"/>
    <w:rsid w:val="008743DA"/>
    <w:rsid w:val="00881243"/>
    <w:rsid w:val="00883103"/>
    <w:rsid w:val="00887C37"/>
    <w:rsid w:val="008932C6"/>
    <w:rsid w:val="00896D5C"/>
    <w:rsid w:val="008A242C"/>
    <w:rsid w:val="008A407A"/>
    <w:rsid w:val="008A5FF7"/>
    <w:rsid w:val="008A6550"/>
    <w:rsid w:val="008A69CE"/>
    <w:rsid w:val="008A781D"/>
    <w:rsid w:val="008A7BCD"/>
    <w:rsid w:val="008C08B3"/>
    <w:rsid w:val="008C0A8B"/>
    <w:rsid w:val="008C2FB8"/>
    <w:rsid w:val="008C6998"/>
    <w:rsid w:val="008C7815"/>
    <w:rsid w:val="008D12A9"/>
    <w:rsid w:val="008D47EF"/>
    <w:rsid w:val="008D552E"/>
    <w:rsid w:val="008D582F"/>
    <w:rsid w:val="008D61E0"/>
    <w:rsid w:val="008E2D42"/>
    <w:rsid w:val="008E46D2"/>
    <w:rsid w:val="008E644C"/>
    <w:rsid w:val="008E6B8D"/>
    <w:rsid w:val="008E740B"/>
    <w:rsid w:val="008F031B"/>
    <w:rsid w:val="008F34D1"/>
    <w:rsid w:val="008F4AC3"/>
    <w:rsid w:val="009020CE"/>
    <w:rsid w:val="009041AB"/>
    <w:rsid w:val="00904440"/>
    <w:rsid w:val="00904A74"/>
    <w:rsid w:val="009063E6"/>
    <w:rsid w:val="00906F19"/>
    <w:rsid w:val="009070A4"/>
    <w:rsid w:val="00910399"/>
    <w:rsid w:val="0091422F"/>
    <w:rsid w:val="00916C57"/>
    <w:rsid w:val="0091702B"/>
    <w:rsid w:val="00932B7B"/>
    <w:rsid w:val="00932B93"/>
    <w:rsid w:val="009337A2"/>
    <w:rsid w:val="00933C5B"/>
    <w:rsid w:val="009408F8"/>
    <w:rsid w:val="00941182"/>
    <w:rsid w:val="00944BB1"/>
    <w:rsid w:val="009475FC"/>
    <w:rsid w:val="00947C64"/>
    <w:rsid w:val="009533FE"/>
    <w:rsid w:val="00960BA7"/>
    <w:rsid w:val="00964584"/>
    <w:rsid w:val="0096769F"/>
    <w:rsid w:val="009717ED"/>
    <w:rsid w:val="00974AFB"/>
    <w:rsid w:val="0097597A"/>
    <w:rsid w:val="00975A05"/>
    <w:rsid w:val="00975A08"/>
    <w:rsid w:val="00976796"/>
    <w:rsid w:val="00981189"/>
    <w:rsid w:val="00981E8F"/>
    <w:rsid w:val="00983B6E"/>
    <w:rsid w:val="00984117"/>
    <w:rsid w:val="009936BE"/>
    <w:rsid w:val="00994122"/>
    <w:rsid w:val="00994F8D"/>
    <w:rsid w:val="00995BE3"/>
    <w:rsid w:val="00997E42"/>
    <w:rsid w:val="009A0F93"/>
    <w:rsid w:val="009A1122"/>
    <w:rsid w:val="009A4B1D"/>
    <w:rsid w:val="009A7F2E"/>
    <w:rsid w:val="009B0C70"/>
    <w:rsid w:val="009B13DF"/>
    <w:rsid w:val="009B5116"/>
    <w:rsid w:val="009B7028"/>
    <w:rsid w:val="009B7067"/>
    <w:rsid w:val="009B729B"/>
    <w:rsid w:val="009C1536"/>
    <w:rsid w:val="009C1D9A"/>
    <w:rsid w:val="009C1FBE"/>
    <w:rsid w:val="009C3F52"/>
    <w:rsid w:val="009C4F4D"/>
    <w:rsid w:val="009C55E5"/>
    <w:rsid w:val="009C5BF7"/>
    <w:rsid w:val="009D3AC6"/>
    <w:rsid w:val="009D3BAC"/>
    <w:rsid w:val="009D57BB"/>
    <w:rsid w:val="009D63CC"/>
    <w:rsid w:val="009D6DAE"/>
    <w:rsid w:val="009D6DD1"/>
    <w:rsid w:val="009D7691"/>
    <w:rsid w:val="009D790E"/>
    <w:rsid w:val="009E0FC5"/>
    <w:rsid w:val="009E1312"/>
    <w:rsid w:val="009E2A74"/>
    <w:rsid w:val="009E36DC"/>
    <w:rsid w:val="009E4158"/>
    <w:rsid w:val="009E4F07"/>
    <w:rsid w:val="009F1DF7"/>
    <w:rsid w:val="009F2DD2"/>
    <w:rsid w:val="00A00B48"/>
    <w:rsid w:val="00A03D29"/>
    <w:rsid w:val="00A04169"/>
    <w:rsid w:val="00A07322"/>
    <w:rsid w:val="00A1353C"/>
    <w:rsid w:val="00A13883"/>
    <w:rsid w:val="00A15302"/>
    <w:rsid w:val="00A16C58"/>
    <w:rsid w:val="00A2313F"/>
    <w:rsid w:val="00A264EC"/>
    <w:rsid w:val="00A305EF"/>
    <w:rsid w:val="00A33B46"/>
    <w:rsid w:val="00A343C4"/>
    <w:rsid w:val="00A34BE6"/>
    <w:rsid w:val="00A3629C"/>
    <w:rsid w:val="00A415CE"/>
    <w:rsid w:val="00A4235E"/>
    <w:rsid w:val="00A43176"/>
    <w:rsid w:val="00A45270"/>
    <w:rsid w:val="00A47959"/>
    <w:rsid w:val="00A52E58"/>
    <w:rsid w:val="00A60EFE"/>
    <w:rsid w:val="00A62D4A"/>
    <w:rsid w:val="00A6308B"/>
    <w:rsid w:val="00A71AD1"/>
    <w:rsid w:val="00A71B29"/>
    <w:rsid w:val="00A71CEF"/>
    <w:rsid w:val="00A7333A"/>
    <w:rsid w:val="00A74CEC"/>
    <w:rsid w:val="00A75760"/>
    <w:rsid w:val="00A7586C"/>
    <w:rsid w:val="00A81A5A"/>
    <w:rsid w:val="00A83737"/>
    <w:rsid w:val="00A84260"/>
    <w:rsid w:val="00A85AB5"/>
    <w:rsid w:val="00A92499"/>
    <w:rsid w:val="00A9349A"/>
    <w:rsid w:val="00A94496"/>
    <w:rsid w:val="00AA0A78"/>
    <w:rsid w:val="00AA3545"/>
    <w:rsid w:val="00AA40FA"/>
    <w:rsid w:val="00AB1E0A"/>
    <w:rsid w:val="00AB2478"/>
    <w:rsid w:val="00AB25AB"/>
    <w:rsid w:val="00AB3CA4"/>
    <w:rsid w:val="00AB4B2C"/>
    <w:rsid w:val="00AB5CBD"/>
    <w:rsid w:val="00AB6E9A"/>
    <w:rsid w:val="00AC037B"/>
    <w:rsid w:val="00AC1615"/>
    <w:rsid w:val="00AC1771"/>
    <w:rsid w:val="00AC21B9"/>
    <w:rsid w:val="00AC31B9"/>
    <w:rsid w:val="00AC5FEB"/>
    <w:rsid w:val="00AC6A4B"/>
    <w:rsid w:val="00AC6E14"/>
    <w:rsid w:val="00AD023C"/>
    <w:rsid w:val="00AD059F"/>
    <w:rsid w:val="00AD0EC6"/>
    <w:rsid w:val="00AD182E"/>
    <w:rsid w:val="00AD6D98"/>
    <w:rsid w:val="00AE2611"/>
    <w:rsid w:val="00AE589A"/>
    <w:rsid w:val="00AE6B44"/>
    <w:rsid w:val="00AF11C5"/>
    <w:rsid w:val="00AF4FE4"/>
    <w:rsid w:val="00AF6453"/>
    <w:rsid w:val="00AF69C7"/>
    <w:rsid w:val="00AF6DF2"/>
    <w:rsid w:val="00B01E6B"/>
    <w:rsid w:val="00B03BAA"/>
    <w:rsid w:val="00B04784"/>
    <w:rsid w:val="00B057CC"/>
    <w:rsid w:val="00B06CDD"/>
    <w:rsid w:val="00B1095B"/>
    <w:rsid w:val="00B15626"/>
    <w:rsid w:val="00B16154"/>
    <w:rsid w:val="00B17FFA"/>
    <w:rsid w:val="00B23314"/>
    <w:rsid w:val="00B274B7"/>
    <w:rsid w:val="00B301F7"/>
    <w:rsid w:val="00B3032D"/>
    <w:rsid w:val="00B3560C"/>
    <w:rsid w:val="00B35A02"/>
    <w:rsid w:val="00B36B54"/>
    <w:rsid w:val="00B421F8"/>
    <w:rsid w:val="00B45DF2"/>
    <w:rsid w:val="00B477FC"/>
    <w:rsid w:val="00B5123B"/>
    <w:rsid w:val="00B51A4B"/>
    <w:rsid w:val="00B540BC"/>
    <w:rsid w:val="00B548F6"/>
    <w:rsid w:val="00B558DA"/>
    <w:rsid w:val="00B576F2"/>
    <w:rsid w:val="00B601B4"/>
    <w:rsid w:val="00B61156"/>
    <w:rsid w:val="00B63CD3"/>
    <w:rsid w:val="00B6492B"/>
    <w:rsid w:val="00B65C78"/>
    <w:rsid w:val="00B67C36"/>
    <w:rsid w:val="00B71BD2"/>
    <w:rsid w:val="00B758DE"/>
    <w:rsid w:val="00B764DA"/>
    <w:rsid w:val="00B77663"/>
    <w:rsid w:val="00B800B8"/>
    <w:rsid w:val="00B81484"/>
    <w:rsid w:val="00B82B4E"/>
    <w:rsid w:val="00B9392F"/>
    <w:rsid w:val="00B95883"/>
    <w:rsid w:val="00B95F43"/>
    <w:rsid w:val="00B95F48"/>
    <w:rsid w:val="00BA2EEF"/>
    <w:rsid w:val="00BA64E6"/>
    <w:rsid w:val="00BA6F3F"/>
    <w:rsid w:val="00BB0D3F"/>
    <w:rsid w:val="00BB3A0A"/>
    <w:rsid w:val="00BB6FF3"/>
    <w:rsid w:val="00BB778F"/>
    <w:rsid w:val="00BC3837"/>
    <w:rsid w:val="00BC485D"/>
    <w:rsid w:val="00BC4E46"/>
    <w:rsid w:val="00BD05A4"/>
    <w:rsid w:val="00BD0978"/>
    <w:rsid w:val="00BD4468"/>
    <w:rsid w:val="00BD5519"/>
    <w:rsid w:val="00BE5541"/>
    <w:rsid w:val="00BE5844"/>
    <w:rsid w:val="00BE60D4"/>
    <w:rsid w:val="00BE640B"/>
    <w:rsid w:val="00BE68FE"/>
    <w:rsid w:val="00BF00A2"/>
    <w:rsid w:val="00BF1471"/>
    <w:rsid w:val="00BF4937"/>
    <w:rsid w:val="00BF78AC"/>
    <w:rsid w:val="00C01D32"/>
    <w:rsid w:val="00C01E18"/>
    <w:rsid w:val="00C030FF"/>
    <w:rsid w:val="00C037C2"/>
    <w:rsid w:val="00C0445A"/>
    <w:rsid w:val="00C04B99"/>
    <w:rsid w:val="00C104CC"/>
    <w:rsid w:val="00C11F1F"/>
    <w:rsid w:val="00C12DDF"/>
    <w:rsid w:val="00C139D2"/>
    <w:rsid w:val="00C156EA"/>
    <w:rsid w:val="00C223D0"/>
    <w:rsid w:val="00C232C6"/>
    <w:rsid w:val="00C26BFF"/>
    <w:rsid w:val="00C335C1"/>
    <w:rsid w:val="00C34865"/>
    <w:rsid w:val="00C369B6"/>
    <w:rsid w:val="00C37606"/>
    <w:rsid w:val="00C37EEC"/>
    <w:rsid w:val="00C426AD"/>
    <w:rsid w:val="00C4392A"/>
    <w:rsid w:val="00C449A3"/>
    <w:rsid w:val="00C477C5"/>
    <w:rsid w:val="00C50715"/>
    <w:rsid w:val="00C52974"/>
    <w:rsid w:val="00C53793"/>
    <w:rsid w:val="00C55398"/>
    <w:rsid w:val="00C57B28"/>
    <w:rsid w:val="00C60F93"/>
    <w:rsid w:val="00C60FC1"/>
    <w:rsid w:val="00C61A02"/>
    <w:rsid w:val="00C626DE"/>
    <w:rsid w:val="00C62EFB"/>
    <w:rsid w:val="00C64856"/>
    <w:rsid w:val="00C64C60"/>
    <w:rsid w:val="00C652AB"/>
    <w:rsid w:val="00C65C37"/>
    <w:rsid w:val="00C6728E"/>
    <w:rsid w:val="00C67C74"/>
    <w:rsid w:val="00C70137"/>
    <w:rsid w:val="00C713CC"/>
    <w:rsid w:val="00C74B06"/>
    <w:rsid w:val="00C76A4B"/>
    <w:rsid w:val="00C818D7"/>
    <w:rsid w:val="00C81D32"/>
    <w:rsid w:val="00C85F01"/>
    <w:rsid w:val="00C864C7"/>
    <w:rsid w:val="00C87062"/>
    <w:rsid w:val="00C87E47"/>
    <w:rsid w:val="00C907A2"/>
    <w:rsid w:val="00C90BAC"/>
    <w:rsid w:val="00C91004"/>
    <w:rsid w:val="00C96414"/>
    <w:rsid w:val="00CA00B3"/>
    <w:rsid w:val="00CA6028"/>
    <w:rsid w:val="00CA6095"/>
    <w:rsid w:val="00CB01B6"/>
    <w:rsid w:val="00CB1981"/>
    <w:rsid w:val="00CB36EA"/>
    <w:rsid w:val="00CB4447"/>
    <w:rsid w:val="00CC134A"/>
    <w:rsid w:val="00CC592F"/>
    <w:rsid w:val="00CD0BA2"/>
    <w:rsid w:val="00CD10C5"/>
    <w:rsid w:val="00CD3365"/>
    <w:rsid w:val="00CD50F5"/>
    <w:rsid w:val="00CF7665"/>
    <w:rsid w:val="00D04A6C"/>
    <w:rsid w:val="00D10E52"/>
    <w:rsid w:val="00D15122"/>
    <w:rsid w:val="00D15BD9"/>
    <w:rsid w:val="00D2246A"/>
    <w:rsid w:val="00D224AF"/>
    <w:rsid w:val="00D23253"/>
    <w:rsid w:val="00D2478F"/>
    <w:rsid w:val="00D24E2E"/>
    <w:rsid w:val="00D2531A"/>
    <w:rsid w:val="00D306B1"/>
    <w:rsid w:val="00D3228E"/>
    <w:rsid w:val="00D36E50"/>
    <w:rsid w:val="00D41EAF"/>
    <w:rsid w:val="00D421E6"/>
    <w:rsid w:val="00D46123"/>
    <w:rsid w:val="00D50AEF"/>
    <w:rsid w:val="00D5592D"/>
    <w:rsid w:val="00D5622E"/>
    <w:rsid w:val="00D568A0"/>
    <w:rsid w:val="00D56FC5"/>
    <w:rsid w:val="00D61147"/>
    <w:rsid w:val="00D61FBE"/>
    <w:rsid w:val="00D62934"/>
    <w:rsid w:val="00D64241"/>
    <w:rsid w:val="00D66E79"/>
    <w:rsid w:val="00D710CF"/>
    <w:rsid w:val="00D724C8"/>
    <w:rsid w:val="00D72725"/>
    <w:rsid w:val="00D80894"/>
    <w:rsid w:val="00D80A91"/>
    <w:rsid w:val="00D80A94"/>
    <w:rsid w:val="00D81E07"/>
    <w:rsid w:val="00D82AC1"/>
    <w:rsid w:val="00D836D6"/>
    <w:rsid w:val="00D85744"/>
    <w:rsid w:val="00D85764"/>
    <w:rsid w:val="00D85959"/>
    <w:rsid w:val="00D86A55"/>
    <w:rsid w:val="00D9373A"/>
    <w:rsid w:val="00D96C41"/>
    <w:rsid w:val="00D96D42"/>
    <w:rsid w:val="00DA081D"/>
    <w:rsid w:val="00DA4182"/>
    <w:rsid w:val="00DA58DE"/>
    <w:rsid w:val="00DA5D48"/>
    <w:rsid w:val="00DA60FA"/>
    <w:rsid w:val="00DB01EE"/>
    <w:rsid w:val="00DB208F"/>
    <w:rsid w:val="00DB756B"/>
    <w:rsid w:val="00DC082E"/>
    <w:rsid w:val="00DC0CFE"/>
    <w:rsid w:val="00DC33D6"/>
    <w:rsid w:val="00DC43C1"/>
    <w:rsid w:val="00DC4FD9"/>
    <w:rsid w:val="00DC562C"/>
    <w:rsid w:val="00DC61FD"/>
    <w:rsid w:val="00DC6998"/>
    <w:rsid w:val="00DD0780"/>
    <w:rsid w:val="00DD116F"/>
    <w:rsid w:val="00DD5052"/>
    <w:rsid w:val="00DD792E"/>
    <w:rsid w:val="00DE174B"/>
    <w:rsid w:val="00DE3F0A"/>
    <w:rsid w:val="00DF0035"/>
    <w:rsid w:val="00DF3B91"/>
    <w:rsid w:val="00DF3CDF"/>
    <w:rsid w:val="00E004AE"/>
    <w:rsid w:val="00E00560"/>
    <w:rsid w:val="00E01983"/>
    <w:rsid w:val="00E01CD2"/>
    <w:rsid w:val="00E0524F"/>
    <w:rsid w:val="00E06919"/>
    <w:rsid w:val="00E0762D"/>
    <w:rsid w:val="00E11524"/>
    <w:rsid w:val="00E1281D"/>
    <w:rsid w:val="00E12CC5"/>
    <w:rsid w:val="00E15AD8"/>
    <w:rsid w:val="00E253F2"/>
    <w:rsid w:val="00E2563F"/>
    <w:rsid w:val="00E259B0"/>
    <w:rsid w:val="00E41F38"/>
    <w:rsid w:val="00E43319"/>
    <w:rsid w:val="00E43F00"/>
    <w:rsid w:val="00E44714"/>
    <w:rsid w:val="00E458D4"/>
    <w:rsid w:val="00E51124"/>
    <w:rsid w:val="00E52DBC"/>
    <w:rsid w:val="00E540E4"/>
    <w:rsid w:val="00E549CC"/>
    <w:rsid w:val="00E55C46"/>
    <w:rsid w:val="00E56496"/>
    <w:rsid w:val="00E6366B"/>
    <w:rsid w:val="00E652A2"/>
    <w:rsid w:val="00E66E3D"/>
    <w:rsid w:val="00E70F8F"/>
    <w:rsid w:val="00E71954"/>
    <w:rsid w:val="00E73390"/>
    <w:rsid w:val="00E77415"/>
    <w:rsid w:val="00E774E9"/>
    <w:rsid w:val="00E8566B"/>
    <w:rsid w:val="00E85997"/>
    <w:rsid w:val="00E85C80"/>
    <w:rsid w:val="00E907E8"/>
    <w:rsid w:val="00E91647"/>
    <w:rsid w:val="00E934DB"/>
    <w:rsid w:val="00E93CD3"/>
    <w:rsid w:val="00E951E3"/>
    <w:rsid w:val="00E96022"/>
    <w:rsid w:val="00E96C27"/>
    <w:rsid w:val="00EA050B"/>
    <w:rsid w:val="00EA3882"/>
    <w:rsid w:val="00EA398A"/>
    <w:rsid w:val="00EA437A"/>
    <w:rsid w:val="00EA59B9"/>
    <w:rsid w:val="00EA69E4"/>
    <w:rsid w:val="00EB0180"/>
    <w:rsid w:val="00EB04C0"/>
    <w:rsid w:val="00EB0961"/>
    <w:rsid w:val="00EB4CF6"/>
    <w:rsid w:val="00EC34D3"/>
    <w:rsid w:val="00EC40CC"/>
    <w:rsid w:val="00ED4768"/>
    <w:rsid w:val="00EE1B56"/>
    <w:rsid w:val="00EE2961"/>
    <w:rsid w:val="00EE30A5"/>
    <w:rsid w:val="00EE3550"/>
    <w:rsid w:val="00EE6409"/>
    <w:rsid w:val="00EE7919"/>
    <w:rsid w:val="00EF16D4"/>
    <w:rsid w:val="00EF2A4F"/>
    <w:rsid w:val="00EF2D16"/>
    <w:rsid w:val="00EF3B95"/>
    <w:rsid w:val="00EF5267"/>
    <w:rsid w:val="00EF775B"/>
    <w:rsid w:val="00EF7E67"/>
    <w:rsid w:val="00F03875"/>
    <w:rsid w:val="00F05134"/>
    <w:rsid w:val="00F05E91"/>
    <w:rsid w:val="00F150A3"/>
    <w:rsid w:val="00F1529B"/>
    <w:rsid w:val="00F17A78"/>
    <w:rsid w:val="00F23D67"/>
    <w:rsid w:val="00F249C4"/>
    <w:rsid w:val="00F25175"/>
    <w:rsid w:val="00F2631A"/>
    <w:rsid w:val="00F265E1"/>
    <w:rsid w:val="00F27A8F"/>
    <w:rsid w:val="00F27F4E"/>
    <w:rsid w:val="00F303CF"/>
    <w:rsid w:val="00F31607"/>
    <w:rsid w:val="00F32531"/>
    <w:rsid w:val="00F325B4"/>
    <w:rsid w:val="00F32AB8"/>
    <w:rsid w:val="00F3460E"/>
    <w:rsid w:val="00F34C67"/>
    <w:rsid w:val="00F36A03"/>
    <w:rsid w:val="00F3773C"/>
    <w:rsid w:val="00F37846"/>
    <w:rsid w:val="00F43CE2"/>
    <w:rsid w:val="00F43DFE"/>
    <w:rsid w:val="00F4484D"/>
    <w:rsid w:val="00F4560A"/>
    <w:rsid w:val="00F470E4"/>
    <w:rsid w:val="00F50A88"/>
    <w:rsid w:val="00F5346B"/>
    <w:rsid w:val="00F56B0A"/>
    <w:rsid w:val="00F615E6"/>
    <w:rsid w:val="00F62C52"/>
    <w:rsid w:val="00F6384F"/>
    <w:rsid w:val="00F63EE4"/>
    <w:rsid w:val="00F6404D"/>
    <w:rsid w:val="00F64836"/>
    <w:rsid w:val="00F64A4D"/>
    <w:rsid w:val="00F658DD"/>
    <w:rsid w:val="00F7269B"/>
    <w:rsid w:val="00F72882"/>
    <w:rsid w:val="00F74328"/>
    <w:rsid w:val="00F75D8B"/>
    <w:rsid w:val="00F76397"/>
    <w:rsid w:val="00F80E33"/>
    <w:rsid w:val="00F82C41"/>
    <w:rsid w:val="00F8354F"/>
    <w:rsid w:val="00F84CFD"/>
    <w:rsid w:val="00F86131"/>
    <w:rsid w:val="00F86F13"/>
    <w:rsid w:val="00F90FAE"/>
    <w:rsid w:val="00F91462"/>
    <w:rsid w:val="00F92136"/>
    <w:rsid w:val="00F93D06"/>
    <w:rsid w:val="00F9459B"/>
    <w:rsid w:val="00F94830"/>
    <w:rsid w:val="00F9792F"/>
    <w:rsid w:val="00FA0B6A"/>
    <w:rsid w:val="00FA2E83"/>
    <w:rsid w:val="00FA534D"/>
    <w:rsid w:val="00FA562A"/>
    <w:rsid w:val="00FA6B6E"/>
    <w:rsid w:val="00FB19F7"/>
    <w:rsid w:val="00FB4407"/>
    <w:rsid w:val="00FB48F6"/>
    <w:rsid w:val="00FB4B4D"/>
    <w:rsid w:val="00FB5459"/>
    <w:rsid w:val="00FB5682"/>
    <w:rsid w:val="00FB59A6"/>
    <w:rsid w:val="00FC098F"/>
    <w:rsid w:val="00FC423D"/>
    <w:rsid w:val="00FC4E8B"/>
    <w:rsid w:val="00FD0795"/>
    <w:rsid w:val="00FD6D6A"/>
    <w:rsid w:val="00FE2781"/>
    <w:rsid w:val="00FE3168"/>
    <w:rsid w:val="00FE3F95"/>
    <w:rsid w:val="00FE5BC2"/>
    <w:rsid w:val="00FF107F"/>
    <w:rsid w:val="0780178F"/>
    <w:rsid w:val="09B2B5AB"/>
    <w:rsid w:val="0EE6A72C"/>
    <w:rsid w:val="11414819"/>
    <w:rsid w:val="14AECAD6"/>
    <w:rsid w:val="153A32FF"/>
    <w:rsid w:val="16A10E32"/>
    <w:rsid w:val="181839AD"/>
    <w:rsid w:val="1AFECBAF"/>
    <w:rsid w:val="25624BD0"/>
    <w:rsid w:val="28072EB6"/>
    <w:rsid w:val="2B5A1F10"/>
    <w:rsid w:val="2C6DFA5B"/>
    <w:rsid w:val="31BE1628"/>
    <w:rsid w:val="37234533"/>
    <w:rsid w:val="3D5B2CF4"/>
    <w:rsid w:val="422344F9"/>
    <w:rsid w:val="42942AAE"/>
    <w:rsid w:val="43C16F8A"/>
    <w:rsid w:val="44CFF55D"/>
    <w:rsid w:val="512B5B42"/>
    <w:rsid w:val="5EA93398"/>
    <w:rsid w:val="62412CD4"/>
    <w:rsid w:val="66DAD74E"/>
    <w:rsid w:val="676025B2"/>
    <w:rsid w:val="6ADCC50C"/>
    <w:rsid w:val="766309D7"/>
    <w:rsid w:val="7B78F275"/>
    <w:rsid w:val="7E15878D"/>
    <w:rsid w:val="7EC91F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0E8F"/>
  <w15:chartTrackingRefBased/>
  <w15:docId w15:val="{14501B75-E43F-4290-B3B1-B0738B55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CD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475F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58D4"/>
  </w:style>
  <w:style w:type="character" w:customStyle="1" w:styleId="eop">
    <w:name w:val="eop"/>
    <w:basedOn w:val="DefaultParagraphFont"/>
    <w:rsid w:val="00E458D4"/>
  </w:style>
  <w:style w:type="character" w:customStyle="1" w:styleId="tabchar">
    <w:name w:val="tabchar"/>
    <w:basedOn w:val="DefaultParagraphFont"/>
    <w:rsid w:val="00E458D4"/>
  </w:style>
  <w:style w:type="character" w:customStyle="1" w:styleId="pagebreaktextspan">
    <w:name w:val="pagebreaktextspan"/>
    <w:basedOn w:val="DefaultParagraphFont"/>
    <w:rsid w:val="00E458D4"/>
  </w:style>
  <w:style w:type="character" w:styleId="Hyperlink">
    <w:name w:val="Hyperlink"/>
    <w:basedOn w:val="DefaultParagraphFont"/>
    <w:uiPriority w:val="99"/>
    <w:unhideWhenUsed/>
    <w:rsid w:val="00172B9A"/>
    <w:rPr>
      <w:color w:val="0563C1" w:themeColor="hyperlink"/>
      <w:u w:val="single"/>
    </w:rPr>
  </w:style>
  <w:style w:type="character" w:styleId="UnresolvedMention">
    <w:name w:val="Unresolved Mention"/>
    <w:basedOn w:val="DefaultParagraphFont"/>
    <w:uiPriority w:val="99"/>
    <w:semiHidden/>
    <w:unhideWhenUsed/>
    <w:rsid w:val="00172B9A"/>
    <w:rPr>
      <w:color w:val="605E5C"/>
      <w:shd w:val="clear" w:color="auto" w:fill="E1DFDD"/>
    </w:rPr>
  </w:style>
  <w:style w:type="paragraph" w:styleId="ListParagraph">
    <w:name w:val="List Paragraph"/>
    <w:basedOn w:val="Normal"/>
    <w:uiPriority w:val="34"/>
    <w:qFormat/>
    <w:rsid w:val="00CC592F"/>
    <w:pPr>
      <w:ind w:left="720"/>
      <w:contextualSpacing/>
    </w:pPr>
  </w:style>
  <w:style w:type="character" w:customStyle="1" w:styleId="agcmg">
    <w:name w:val="a_gcmg"/>
    <w:basedOn w:val="DefaultParagraphFont"/>
    <w:rsid w:val="005D13D8"/>
  </w:style>
  <w:style w:type="paragraph" w:styleId="HTMLPreformatted">
    <w:name w:val="HTML Preformatted"/>
    <w:basedOn w:val="Normal"/>
    <w:link w:val="HTMLPreformattedChar"/>
    <w:uiPriority w:val="99"/>
    <w:semiHidden/>
    <w:unhideWhenUsed/>
    <w:rsid w:val="00AD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AD059F"/>
    <w:rPr>
      <w:rFonts w:ascii="Courier New" w:eastAsia="Times New Roman" w:hAnsi="Courier New" w:cs="Courier New"/>
      <w:sz w:val="20"/>
      <w:szCs w:val="20"/>
      <w:lang w:eastAsia="vi-VN"/>
    </w:rPr>
  </w:style>
  <w:style w:type="character" w:styleId="FollowedHyperlink">
    <w:name w:val="FollowedHyperlink"/>
    <w:basedOn w:val="DefaultParagraphFont"/>
    <w:uiPriority w:val="99"/>
    <w:semiHidden/>
    <w:unhideWhenUsed/>
    <w:rsid w:val="003B01A6"/>
    <w:rPr>
      <w:color w:val="954F72" w:themeColor="followedHyperlink"/>
      <w:u w:val="single"/>
    </w:rPr>
  </w:style>
  <w:style w:type="table" w:styleId="TableGrid">
    <w:name w:val="Table Grid"/>
    <w:basedOn w:val="TableNormal"/>
    <w:uiPriority w:val="39"/>
    <w:rsid w:val="00F37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475F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93C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6150E"/>
    <w:pPr>
      <w:spacing w:line="259" w:lineRule="auto"/>
      <w:outlineLvl w:val="9"/>
    </w:pPr>
    <w:rPr>
      <w:lang w:val="en-US"/>
    </w:rPr>
  </w:style>
  <w:style w:type="paragraph" w:styleId="TOC1">
    <w:name w:val="toc 1"/>
    <w:basedOn w:val="Normal"/>
    <w:next w:val="Normal"/>
    <w:autoRedefine/>
    <w:uiPriority w:val="39"/>
    <w:unhideWhenUsed/>
    <w:rsid w:val="0026150E"/>
    <w:pPr>
      <w:spacing w:after="100"/>
    </w:pPr>
  </w:style>
  <w:style w:type="paragraph" w:styleId="TOC2">
    <w:name w:val="toc 2"/>
    <w:basedOn w:val="Normal"/>
    <w:next w:val="Normal"/>
    <w:autoRedefine/>
    <w:uiPriority w:val="39"/>
    <w:unhideWhenUsed/>
    <w:rsid w:val="0026150E"/>
    <w:pPr>
      <w:spacing w:after="100"/>
      <w:ind w:left="240"/>
    </w:pPr>
  </w:style>
  <w:style w:type="paragraph" w:styleId="Header">
    <w:name w:val="header"/>
    <w:basedOn w:val="Normal"/>
    <w:link w:val="HeaderChar"/>
    <w:uiPriority w:val="99"/>
    <w:unhideWhenUsed/>
    <w:rsid w:val="00A04169"/>
    <w:pPr>
      <w:tabs>
        <w:tab w:val="center" w:pos="4513"/>
        <w:tab w:val="right" w:pos="9026"/>
      </w:tabs>
    </w:pPr>
  </w:style>
  <w:style w:type="character" w:customStyle="1" w:styleId="HeaderChar">
    <w:name w:val="Header Char"/>
    <w:basedOn w:val="DefaultParagraphFont"/>
    <w:link w:val="Header"/>
    <w:uiPriority w:val="99"/>
    <w:rsid w:val="00A04169"/>
  </w:style>
  <w:style w:type="paragraph" w:styleId="Footer">
    <w:name w:val="footer"/>
    <w:basedOn w:val="Normal"/>
    <w:link w:val="FooterChar"/>
    <w:uiPriority w:val="99"/>
    <w:unhideWhenUsed/>
    <w:rsid w:val="00A04169"/>
    <w:pPr>
      <w:tabs>
        <w:tab w:val="center" w:pos="4513"/>
        <w:tab w:val="right" w:pos="9026"/>
      </w:tabs>
    </w:pPr>
  </w:style>
  <w:style w:type="character" w:customStyle="1" w:styleId="FooterChar">
    <w:name w:val="Footer Char"/>
    <w:basedOn w:val="DefaultParagraphFont"/>
    <w:link w:val="Footer"/>
    <w:uiPriority w:val="99"/>
    <w:rsid w:val="00A04169"/>
  </w:style>
  <w:style w:type="paragraph" w:styleId="NormalWeb">
    <w:name w:val="Normal (Web)"/>
    <w:basedOn w:val="Normal"/>
    <w:uiPriority w:val="99"/>
    <w:semiHidden/>
    <w:unhideWhenUsed/>
    <w:rsid w:val="009E4158"/>
    <w:rPr>
      <w:rFonts w:ascii="Times New Roman" w:hAnsi="Times New Roman" w:cs="Times New Roman"/>
    </w:rPr>
  </w:style>
  <w:style w:type="paragraph" w:styleId="TOC3">
    <w:name w:val="toc 3"/>
    <w:basedOn w:val="Normal"/>
    <w:next w:val="Normal"/>
    <w:autoRedefine/>
    <w:uiPriority w:val="39"/>
    <w:unhideWhenUsed/>
    <w:rsid w:val="001E05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uyhuynh2516/Drift_flutter" TargetMode="External"/><Relationship Id="rId18" Type="http://schemas.openxmlformats.org/officeDocument/2006/relationships/hyperlink" Target="https://sqlite.org/hirely.html" TargetMode="Externa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hyperlink" Target="https://sqlite.org/serverless.html"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68"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hyperlink" Target="https://sqlite.org/fasterthanfs.html" TargetMode="External"/><Relationship Id="rId29" Type="http://schemas.openxmlformats.org/officeDocument/2006/relationships/image" Target="media/image9.png"/><Relationship Id="rId11" Type="http://schemas.openxmlformats.org/officeDocument/2006/relationships/image" Target="media/image1.jfif"/><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hyperlink" Target="https://youtube.com/playlist?list=PLztm2TugcV9Tn6J_H5mtxYIBN40uMAZgO&amp;si=r__0G6u9MHhjGgag" TargetMode="External"/><Relationship Id="rId5" Type="http://schemas.openxmlformats.org/officeDocument/2006/relationships/numbering" Target="numbering.xml"/><Relationship Id="rId15" Type="http://schemas.openxmlformats.org/officeDocument/2006/relationships/hyperlink" Target="https://sqlite.org/footprint.html"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hyperlink" Target="https://sqlite.org/fullsql.html" TargetMode="External"/><Relationship Id="rId31" Type="http://schemas.openxmlformats.org/officeDocument/2006/relationships/hyperlink" Target="https://pub.dev/packages/path/install"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yperlink" Target="https://www.youtube.com/watch?v=H4sMKlktSwc&amp;t=309s&amp;pp=0gcJCQYKAYcqIYz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tiroin/Devi" TargetMode="External"/><Relationship Id="rId22" Type="http://schemas.openxmlformats.org/officeDocument/2006/relationships/hyperlink" Target="https://sqlite.org/zeroconf.html" TargetMode="External"/><Relationship Id="rId27" Type="http://schemas.openxmlformats.org/officeDocument/2006/relationships/image" Target="media/image7.png"/><Relationship Id="rId30" Type="http://schemas.openxmlformats.org/officeDocument/2006/relationships/hyperlink" Target="https://pub.dev/packages/sqflite/install"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50.png"/><Relationship Id="rId3" Type="http://schemas.openxmlformats.org/officeDocument/2006/relationships/customXml" Target="../customXml/item3.xml"/><Relationship Id="rId12" Type="http://schemas.openxmlformats.org/officeDocument/2006/relationships/image" Target="media/image2.jfif"/><Relationship Id="rId17" Type="http://schemas.openxmlformats.org/officeDocument/2006/relationships/hyperlink" Target="https://sqlite.org/selfcontained.html"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sqlite.org/selfcontained.html"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3" ma:contentTypeDescription="Create a new document." ma:contentTypeScope="" ma:versionID="2cc183c2bd94bb56e648b62111ecfb8d">
  <xsd:schema xmlns:xsd="http://www.w3.org/2001/XMLSchema" xmlns:xs="http://www.w3.org/2001/XMLSchema" xmlns:p="http://schemas.microsoft.com/office/2006/metadata/properties" xmlns:ns3="87ded781-2f94-4d69-8848-7c5557f2fdca" targetNamespace="http://schemas.microsoft.com/office/2006/metadata/properties" ma:root="true" ma:fieldsID="3e1d35c8bb8e9bbfa27881a90bac42db"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0CE866-833C-4F24-807C-55027A9B0272}">
  <ds:schemaRefs>
    <ds:schemaRef ds:uri="http://schemas.microsoft.com/office/2006/metadata/properties"/>
    <ds:schemaRef ds:uri="http://schemas.microsoft.com/office/infopath/2007/PartnerControls"/>
    <ds:schemaRef ds:uri="87ded781-2f94-4d69-8848-7c5557f2fdca"/>
  </ds:schemaRefs>
</ds:datastoreItem>
</file>

<file path=customXml/itemProps2.xml><?xml version="1.0" encoding="utf-8"?>
<ds:datastoreItem xmlns:ds="http://schemas.openxmlformats.org/officeDocument/2006/customXml" ds:itemID="{921F0C64-9299-4219-BFD6-66D8362D69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AA0FAF-4A31-4B40-9E66-BAC907652276}">
  <ds:schemaRefs>
    <ds:schemaRef ds:uri="http://schemas.openxmlformats.org/officeDocument/2006/bibliography"/>
  </ds:schemaRefs>
</ds:datastoreItem>
</file>

<file path=customXml/itemProps4.xml><?xml version="1.0" encoding="utf-8"?>
<ds:datastoreItem xmlns:ds="http://schemas.openxmlformats.org/officeDocument/2006/customXml" ds:itemID="{7B4A267A-7486-4117-B00D-B6FF77B2D1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4452</Words>
  <Characters>25378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29771</CharactersWithSpaces>
  <SharedDoc>false</SharedDoc>
  <HLinks>
    <vt:vector size="144" baseType="variant">
      <vt:variant>
        <vt:i4>4390922</vt:i4>
      </vt:variant>
      <vt:variant>
        <vt:i4>114</vt:i4>
      </vt:variant>
      <vt:variant>
        <vt:i4>0</vt:i4>
      </vt:variant>
      <vt:variant>
        <vt:i4>5</vt:i4>
      </vt:variant>
      <vt:variant>
        <vt:lpwstr>https://pub.dev/packages/path/install</vt:lpwstr>
      </vt:variant>
      <vt:variant>
        <vt:lpwstr/>
      </vt:variant>
      <vt:variant>
        <vt:i4>1048648</vt:i4>
      </vt:variant>
      <vt:variant>
        <vt:i4>111</vt:i4>
      </vt:variant>
      <vt:variant>
        <vt:i4>0</vt:i4>
      </vt:variant>
      <vt:variant>
        <vt:i4>5</vt:i4>
      </vt:variant>
      <vt:variant>
        <vt:lpwstr>https://pub.dev/packages/sqflite/install</vt:lpwstr>
      </vt:variant>
      <vt:variant>
        <vt:lpwstr/>
      </vt:variant>
      <vt:variant>
        <vt:i4>5701726</vt:i4>
      </vt:variant>
      <vt:variant>
        <vt:i4>108</vt:i4>
      </vt:variant>
      <vt:variant>
        <vt:i4>0</vt:i4>
      </vt:variant>
      <vt:variant>
        <vt:i4>5</vt:i4>
      </vt:variant>
      <vt:variant>
        <vt:lpwstr>https://sqlite.org/zeroconf.html</vt:lpwstr>
      </vt:variant>
      <vt:variant>
        <vt:lpwstr/>
      </vt:variant>
      <vt:variant>
        <vt:i4>2687018</vt:i4>
      </vt:variant>
      <vt:variant>
        <vt:i4>105</vt:i4>
      </vt:variant>
      <vt:variant>
        <vt:i4>0</vt:i4>
      </vt:variant>
      <vt:variant>
        <vt:i4>5</vt:i4>
      </vt:variant>
      <vt:variant>
        <vt:lpwstr>https://sqlite.org/serverless.html</vt:lpwstr>
      </vt:variant>
      <vt:variant>
        <vt:lpwstr/>
      </vt:variant>
      <vt:variant>
        <vt:i4>1572886</vt:i4>
      </vt:variant>
      <vt:variant>
        <vt:i4>102</vt:i4>
      </vt:variant>
      <vt:variant>
        <vt:i4>0</vt:i4>
      </vt:variant>
      <vt:variant>
        <vt:i4>5</vt:i4>
      </vt:variant>
      <vt:variant>
        <vt:lpwstr>https://sqlite.org/selfcontained.html</vt:lpwstr>
      </vt:variant>
      <vt:variant>
        <vt:lpwstr/>
      </vt:variant>
      <vt:variant>
        <vt:i4>7602282</vt:i4>
      </vt:variant>
      <vt:variant>
        <vt:i4>99</vt:i4>
      </vt:variant>
      <vt:variant>
        <vt:i4>0</vt:i4>
      </vt:variant>
      <vt:variant>
        <vt:i4>5</vt:i4>
      </vt:variant>
      <vt:variant>
        <vt:lpwstr>https://sqlite.org/fullsql.html</vt:lpwstr>
      </vt:variant>
      <vt:variant>
        <vt:lpwstr/>
      </vt:variant>
      <vt:variant>
        <vt:i4>2359336</vt:i4>
      </vt:variant>
      <vt:variant>
        <vt:i4>96</vt:i4>
      </vt:variant>
      <vt:variant>
        <vt:i4>0</vt:i4>
      </vt:variant>
      <vt:variant>
        <vt:i4>5</vt:i4>
      </vt:variant>
      <vt:variant>
        <vt:lpwstr>https://sqlite.org/hirely.html</vt:lpwstr>
      </vt:variant>
      <vt:variant>
        <vt:lpwstr/>
      </vt:variant>
      <vt:variant>
        <vt:i4>1572886</vt:i4>
      </vt:variant>
      <vt:variant>
        <vt:i4>93</vt:i4>
      </vt:variant>
      <vt:variant>
        <vt:i4>0</vt:i4>
      </vt:variant>
      <vt:variant>
        <vt:i4>5</vt:i4>
      </vt:variant>
      <vt:variant>
        <vt:lpwstr>https://sqlite.org/selfcontained.html</vt:lpwstr>
      </vt:variant>
      <vt:variant>
        <vt:lpwstr/>
      </vt:variant>
      <vt:variant>
        <vt:i4>5308495</vt:i4>
      </vt:variant>
      <vt:variant>
        <vt:i4>90</vt:i4>
      </vt:variant>
      <vt:variant>
        <vt:i4>0</vt:i4>
      </vt:variant>
      <vt:variant>
        <vt:i4>5</vt:i4>
      </vt:variant>
      <vt:variant>
        <vt:lpwstr>https://sqlite.org/fasterthanfs.html</vt:lpwstr>
      </vt:variant>
      <vt:variant>
        <vt:lpwstr/>
      </vt:variant>
      <vt:variant>
        <vt:i4>327685</vt:i4>
      </vt:variant>
      <vt:variant>
        <vt:i4>87</vt:i4>
      </vt:variant>
      <vt:variant>
        <vt:i4>0</vt:i4>
      </vt:variant>
      <vt:variant>
        <vt:i4>5</vt:i4>
      </vt:variant>
      <vt:variant>
        <vt:lpwstr>https://sqlite.org/footprint.html</vt:lpwstr>
      </vt:variant>
      <vt:variant>
        <vt:lpwstr/>
      </vt:variant>
      <vt:variant>
        <vt:i4>1245238</vt:i4>
      </vt:variant>
      <vt:variant>
        <vt:i4>80</vt:i4>
      </vt:variant>
      <vt:variant>
        <vt:i4>0</vt:i4>
      </vt:variant>
      <vt:variant>
        <vt:i4>5</vt:i4>
      </vt:variant>
      <vt:variant>
        <vt:lpwstr/>
      </vt:variant>
      <vt:variant>
        <vt:lpwstr>_Toc211335635</vt:lpwstr>
      </vt:variant>
      <vt:variant>
        <vt:i4>1245238</vt:i4>
      </vt:variant>
      <vt:variant>
        <vt:i4>74</vt:i4>
      </vt:variant>
      <vt:variant>
        <vt:i4>0</vt:i4>
      </vt:variant>
      <vt:variant>
        <vt:i4>5</vt:i4>
      </vt:variant>
      <vt:variant>
        <vt:lpwstr/>
      </vt:variant>
      <vt:variant>
        <vt:lpwstr>_Toc211335634</vt:lpwstr>
      </vt:variant>
      <vt:variant>
        <vt:i4>1245238</vt:i4>
      </vt:variant>
      <vt:variant>
        <vt:i4>68</vt:i4>
      </vt:variant>
      <vt:variant>
        <vt:i4>0</vt:i4>
      </vt:variant>
      <vt:variant>
        <vt:i4>5</vt:i4>
      </vt:variant>
      <vt:variant>
        <vt:lpwstr/>
      </vt:variant>
      <vt:variant>
        <vt:lpwstr>_Toc211335633</vt:lpwstr>
      </vt:variant>
      <vt:variant>
        <vt:i4>1245238</vt:i4>
      </vt:variant>
      <vt:variant>
        <vt:i4>62</vt:i4>
      </vt:variant>
      <vt:variant>
        <vt:i4>0</vt:i4>
      </vt:variant>
      <vt:variant>
        <vt:i4>5</vt:i4>
      </vt:variant>
      <vt:variant>
        <vt:lpwstr/>
      </vt:variant>
      <vt:variant>
        <vt:lpwstr>_Toc211335632</vt:lpwstr>
      </vt:variant>
      <vt:variant>
        <vt:i4>1245238</vt:i4>
      </vt:variant>
      <vt:variant>
        <vt:i4>56</vt:i4>
      </vt:variant>
      <vt:variant>
        <vt:i4>0</vt:i4>
      </vt:variant>
      <vt:variant>
        <vt:i4>5</vt:i4>
      </vt:variant>
      <vt:variant>
        <vt:lpwstr/>
      </vt:variant>
      <vt:variant>
        <vt:lpwstr>_Toc211335631</vt:lpwstr>
      </vt:variant>
      <vt:variant>
        <vt:i4>1245238</vt:i4>
      </vt:variant>
      <vt:variant>
        <vt:i4>50</vt:i4>
      </vt:variant>
      <vt:variant>
        <vt:i4>0</vt:i4>
      </vt:variant>
      <vt:variant>
        <vt:i4>5</vt:i4>
      </vt:variant>
      <vt:variant>
        <vt:lpwstr/>
      </vt:variant>
      <vt:variant>
        <vt:lpwstr>_Toc211335630</vt:lpwstr>
      </vt:variant>
      <vt:variant>
        <vt:i4>1179702</vt:i4>
      </vt:variant>
      <vt:variant>
        <vt:i4>44</vt:i4>
      </vt:variant>
      <vt:variant>
        <vt:i4>0</vt:i4>
      </vt:variant>
      <vt:variant>
        <vt:i4>5</vt:i4>
      </vt:variant>
      <vt:variant>
        <vt:lpwstr/>
      </vt:variant>
      <vt:variant>
        <vt:lpwstr>_Toc211335629</vt:lpwstr>
      </vt:variant>
      <vt:variant>
        <vt:i4>1179702</vt:i4>
      </vt:variant>
      <vt:variant>
        <vt:i4>38</vt:i4>
      </vt:variant>
      <vt:variant>
        <vt:i4>0</vt:i4>
      </vt:variant>
      <vt:variant>
        <vt:i4>5</vt:i4>
      </vt:variant>
      <vt:variant>
        <vt:lpwstr/>
      </vt:variant>
      <vt:variant>
        <vt:lpwstr>_Toc211335628</vt:lpwstr>
      </vt:variant>
      <vt:variant>
        <vt:i4>1179702</vt:i4>
      </vt:variant>
      <vt:variant>
        <vt:i4>32</vt:i4>
      </vt:variant>
      <vt:variant>
        <vt:i4>0</vt:i4>
      </vt:variant>
      <vt:variant>
        <vt:i4>5</vt:i4>
      </vt:variant>
      <vt:variant>
        <vt:lpwstr/>
      </vt:variant>
      <vt:variant>
        <vt:lpwstr>_Toc211335627</vt:lpwstr>
      </vt:variant>
      <vt:variant>
        <vt:i4>1179702</vt:i4>
      </vt:variant>
      <vt:variant>
        <vt:i4>26</vt:i4>
      </vt:variant>
      <vt:variant>
        <vt:i4>0</vt:i4>
      </vt:variant>
      <vt:variant>
        <vt:i4>5</vt:i4>
      </vt:variant>
      <vt:variant>
        <vt:lpwstr/>
      </vt:variant>
      <vt:variant>
        <vt:lpwstr>_Toc211335626</vt:lpwstr>
      </vt:variant>
      <vt:variant>
        <vt:i4>1179702</vt:i4>
      </vt:variant>
      <vt:variant>
        <vt:i4>20</vt:i4>
      </vt:variant>
      <vt:variant>
        <vt:i4>0</vt:i4>
      </vt:variant>
      <vt:variant>
        <vt:i4>5</vt:i4>
      </vt:variant>
      <vt:variant>
        <vt:lpwstr/>
      </vt:variant>
      <vt:variant>
        <vt:lpwstr>_Toc211335625</vt:lpwstr>
      </vt:variant>
      <vt:variant>
        <vt:i4>1179702</vt:i4>
      </vt:variant>
      <vt:variant>
        <vt:i4>14</vt:i4>
      </vt:variant>
      <vt:variant>
        <vt:i4>0</vt:i4>
      </vt:variant>
      <vt:variant>
        <vt:i4>5</vt:i4>
      </vt:variant>
      <vt:variant>
        <vt:lpwstr/>
      </vt:variant>
      <vt:variant>
        <vt:lpwstr>_Toc211335624</vt:lpwstr>
      </vt:variant>
      <vt:variant>
        <vt:i4>1179702</vt:i4>
      </vt:variant>
      <vt:variant>
        <vt:i4>8</vt:i4>
      </vt:variant>
      <vt:variant>
        <vt:i4>0</vt:i4>
      </vt:variant>
      <vt:variant>
        <vt:i4>5</vt:i4>
      </vt:variant>
      <vt:variant>
        <vt:lpwstr/>
      </vt:variant>
      <vt:variant>
        <vt:lpwstr>_Toc211335623</vt:lpwstr>
      </vt:variant>
      <vt:variant>
        <vt:i4>1179702</vt:i4>
      </vt:variant>
      <vt:variant>
        <vt:i4>2</vt:i4>
      </vt:variant>
      <vt:variant>
        <vt:i4>0</vt:i4>
      </vt:variant>
      <vt:variant>
        <vt:i4>5</vt:i4>
      </vt:variant>
      <vt:variant>
        <vt:lpwstr/>
      </vt:variant>
      <vt:variant>
        <vt:lpwstr>_Toc211335622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Huỳnh Công Huy</cp:lastModifiedBy>
  <cp:revision>2</cp:revision>
  <dcterms:created xsi:type="dcterms:W3CDTF">2025-10-26T15:21:00Z</dcterms:created>
  <dcterms:modified xsi:type="dcterms:W3CDTF">2025-10-26T15:21:00Z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y fmtid="{D5CDD505-2E9C-101B-9397-08002B2CF9AE}" pid="3" name="MediaServiceImageTags">
    <vt:lpwstr/>
  </property>
</Properties>
</file>